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720"/>
        </w:tabs>
        <w:rPr>
          <w:rFonts w:hint="eastAsia" w:ascii="方正楷体简体" w:eastAsia="方正楷体简体"/>
          <w:color w:val="000000"/>
          <w:sz w:val="28"/>
          <w:highlight w:val="none"/>
        </w:rPr>
      </w:pPr>
      <w:r>
        <w:rPr>
          <w:rFonts w:hint="eastAsia" w:ascii="方正楷体简体" w:eastAsia="方正楷体简体"/>
          <w:color w:val="000000"/>
          <w:sz w:val="28"/>
          <w:highlight w:val="none"/>
        </w:rPr>
        <w:t>编号：</w:t>
      </w:r>
    </w:p>
    <w:p>
      <w:pPr>
        <w:tabs>
          <w:tab w:val="left" w:pos="720"/>
        </w:tabs>
        <w:spacing w:line="1400" w:lineRule="exact"/>
        <w:ind w:firstLine="1890" w:firstLineChars="250"/>
        <w:rPr>
          <w:rFonts w:hint="eastAsia" w:ascii="方正小标宋简体" w:eastAsia="方正小标宋简体"/>
          <w:color w:val="000000"/>
          <w:sz w:val="60"/>
          <w:highlight w:val="none"/>
        </w:rPr>
      </w:pPr>
      <w:del w:id="0" w:author="Claire" w:date="2026-05-29T00:02:36Z">
        <w:r>
          <w:rPr>
            <w:rFonts w:hint="eastAsia" w:ascii="方正小标宋简体" w:eastAsia="方正小标宋简体"/>
            <w:color w:val="000000"/>
            <w:spacing w:val="-20"/>
            <w:sz w:val="80"/>
            <w:highlight w:val="none"/>
          </w:rPr>
          <w:delText xml:space="preserve">广 </w:delText>
        </w:r>
      </w:del>
      <w:del w:id="1" w:author="Claire" w:date="2026-05-29T00:02:35Z">
        <w:r>
          <w:rPr>
            <w:rFonts w:hint="eastAsia" w:ascii="方正小标宋简体" w:eastAsia="方正小标宋简体"/>
            <w:color w:val="000000"/>
            <w:spacing w:val="-20"/>
            <w:sz w:val="80"/>
            <w:highlight w:val="none"/>
          </w:rPr>
          <w:delText xml:space="preserve">   </w:delText>
        </w:r>
      </w:del>
      <w:del w:id="2" w:author="Claire" w:date="2026-05-29T00:02:34Z">
        <w:r>
          <w:rPr>
            <w:rFonts w:hint="eastAsia" w:ascii="方正小标宋简体" w:eastAsia="方正小标宋简体"/>
            <w:color w:val="000000"/>
            <w:spacing w:val="-20"/>
            <w:sz w:val="80"/>
            <w:highlight w:val="none"/>
          </w:rPr>
          <w:delText xml:space="preserve">州  </w:delText>
        </w:r>
      </w:del>
      <w:del w:id="3" w:author="Claire" w:date="2026-05-29T00:02:33Z">
        <w:r>
          <w:rPr>
            <w:rFonts w:hint="eastAsia" w:ascii="方正小标宋简体" w:eastAsia="方正小标宋简体"/>
            <w:color w:val="000000"/>
            <w:spacing w:val="-20"/>
            <w:sz w:val="80"/>
            <w:highlight w:val="none"/>
          </w:rPr>
          <w:delText xml:space="preserve">  市</w:delText>
        </w:r>
      </w:del>
      <w:del w:id="4" w:author="Claire" w:date="2026-05-29T00:02:32Z">
        <w:r>
          <w:rPr>
            <w:rFonts w:hint="eastAsia" w:ascii="方正小标宋简体" w:eastAsia="方正小标宋简体"/>
            <w:color w:val="000000"/>
            <w:spacing w:val="-20"/>
            <w:sz w:val="80"/>
            <w:highlight w:val="none"/>
          </w:rPr>
          <w:delText xml:space="preserve"> </w:delText>
        </w:r>
      </w:del>
      <w:r>
        <w:rPr>
          <w:rFonts w:hint="eastAsia" w:ascii="方正小标宋简体" w:eastAsia="方正小标宋简体"/>
          <w:color w:val="000000"/>
          <w:spacing w:val="-20"/>
          <w:sz w:val="80"/>
          <w:highlight w:val="none"/>
        </w:rPr>
        <w:t xml:space="preserve">     </w:t>
      </w:r>
    </w:p>
    <w:p>
      <w:pPr>
        <w:spacing w:line="1400" w:lineRule="exact"/>
        <w:jc w:val="center"/>
        <w:rPr>
          <w:rFonts w:hint="eastAsia" w:ascii="方正小标宋简体" w:eastAsia="方正小标宋简体"/>
          <w:color w:val="000000"/>
          <w:sz w:val="86"/>
          <w:highlight w:val="none"/>
        </w:rPr>
      </w:pPr>
      <w:r>
        <w:rPr>
          <w:rFonts w:hint="eastAsia" w:ascii="方正小标宋简体" w:eastAsia="方正小标宋简体"/>
          <w:color w:val="000000"/>
          <w:sz w:val="86"/>
          <w:highlight w:val="none"/>
        </w:rPr>
        <w:t>劳</w:t>
      </w:r>
    </w:p>
    <w:p>
      <w:pPr>
        <w:spacing w:line="1400" w:lineRule="exact"/>
        <w:jc w:val="center"/>
        <w:rPr>
          <w:rFonts w:hint="eastAsia" w:ascii="方正小标宋简体" w:eastAsia="方正小标宋简体"/>
          <w:color w:val="000000"/>
          <w:sz w:val="86"/>
          <w:highlight w:val="none"/>
        </w:rPr>
      </w:pPr>
      <w:r>
        <w:rPr>
          <w:rFonts w:hint="eastAsia" w:ascii="方正小标宋简体" w:eastAsia="方正小标宋简体"/>
          <w:color w:val="000000"/>
          <w:sz w:val="86"/>
          <w:highlight w:val="none"/>
        </w:rPr>
        <w:t>动</w:t>
      </w:r>
    </w:p>
    <w:p>
      <w:pPr>
        <w:spacing w:line="1400" w:lineRule="exact"/>
        <w:jc w:val="center"/>
        <w:rPr>
          <w:rFonts w:hint="eastAsia" w:ascii="方正小标宋简体" w:eastAsia="方正小标宋简体"/>
          <w:color w:val="000000"/>
          <w:sz w:val="86"/>
          <w:highlight w:val="none"/>
        </w:rPr>
      </w:pPr>
      <w:r>
        <w:rPr>
          <w:rFonts w:hint="eastAsia" w:ascii="方正小标宋简体" w:eastAsia="方正小标宋简体"/>
          <w:color w:val="000000"/>
          <w:sz w:val="86"/>
          <w:highlight w:val="none"/>
        </w:rPr>
        <w:t>合</w:t>
      </w:r>
    </w:p>
    <w:p>
      <w:pPr>
        <w:spacing w:line="1400" w:lineRule="exact"/>
        <w:jc w:val="center"/>
        <w:rPr>
          <w:rFonts w:hint="eastAsia" w:ascii="方正小标宋简体" w:eastAsia="方正小标宋简体"/>
          <w:color w:val="000000"/>
          <w:sz w:val="100"/>
          <w:highlight w:val="none"/>
        </w:rPr>
      </w:pPr>
      <w:r>
        <w:rPr>
          <w:rFonts w:hint="eastAsia" w:ascii="方正小标宋简体" w:eastAsia="方正小标宋简体"/>
          <w:color w:val="000000"/>
          <w:sz w:val="86"/>
          <w:highlight w:val="none"/>
        </w:rPr>
        <w:t>同</w:t>
      </w:r>
    </w:p>
    <w:p>
      <w:pPr>
        <w:ind w:firstLine="170"/>
        <w:jc w:val="center"/>
        <w:rPr>
          <w:rFonts w:hint="eastAsia" w:ascii="楷体_GB2312" w:hAnsi="楷体_GB2312" w:eastAsia="楷体_GB2312" w:cs="楷体_GB2312"/>
          <w:color w:val="000000"/>
          <w:sz w:val="32"/>
          <w:szCs w:val="32"/>
          <w:highlight w:val="none"/>
        </w:rPr>
      </w:pPr>
      <w:r>
        <w:rPr>
          <w:rFonts w:hint="eastAsia" w:ascii="楷体_GB2312" w:hAnsi="楷体_GB2312" w:eastAsia="楷体_GB2312" w:cs="楷体_GB2312"/>
          <w:color w:val="000000"/>
          <w:sz w:val="32"/>
          <w:szCs w:val="32"/>
          <w:highlight w:val="none"/>
        </w:rPr>
        <w:t>（示范文本）</w:t>
      </w:r>
    </w:p>
    <w:p>
      <w:pPr>
        <w:ind w:firstLine="170"/>
        <w:rPr>
          <w:rFonts w:hint="eastAsia" w:ascii="仿宋_GB2312"/>
          <w:color w:val="000000"/>
          <w:sz w:val="28"/>
          <w:highlight w:val="none"/>
        </w:rPr>
      </w:pPr>
    </w:p>
    <w:p>
      <w:pPr>
        <w:ind w:firstLine="170"/>
        <w:jc w:val="both"/>
        <w:rPr>
          <w:rFonts w:hint="eastAsia" w:ascii="仿宋_GB2312"/>
          <w:color w:val="000000"/>
          <w:sz w:val="28"/>
          <w:highlight w:val="none"/>
          <w:u w:val="single"/>
        </w:rPr>
      </w:pPr>
      <w:r>
        <w:rPr>
          <w:rFonts w:hint="eastAsia"/>
          <w:color w:val="000000"/>
          <w:sz w:val="28"/>
          <w:highlight w:val="none"/>
        </w:rPr>
        <w:t>用人单位（甲方）：</w:t>
      </w:r>
      <w:r>
        <w:rPr>
          <w:rFonts w:ascii="仿宋_GB2312"/>
          <w:color w:val="000000"/>
          <w:sz w:val="28"/>
          <w:highlight w:val="none"/>
          <w:u w:val="single"/>
        </w:rPr>
        <w:t xml:space="preserve">                             </w:t>
      </w:r>
    </w:p>
    <w:p>
      <w:pPr>
        <w:ind w:firstLine="170"/>
        <w:jc w:val="both"/>
        <w:rPr>
          <w:rFonts w:hint="eastAsia"/>
          <w:color w:val="000000"/>
          <w:sz w:val="28"/>
          <w:highlight w:val="none"/>
        </w:rPr>
      </w:pPr>
      <w:r>
        <w:rPr>
          <w:rFonts w:hint="eastAsia" w:ascii="宋体" w:hAnsi="宋体" w:eastAsia="宋体" w:cs="Times New Roman"/>
          <w:color w:val="000000"/>
          <w:sz w:val="28"/>
          <w:highlight w:val="none"/>
        </w:rPr>
        <w:t>地    址（甲方）</w:t>
      </w:r>
      <w:r>
        <w:rPr>
          <w:rFonts w:hint="eastAsia" w:ascii="仿宋_GB2312"/>
          <w:color w:val="000000"/>
          <w:sz w:val="28"/>
          <w:highlight w:val="none"/>
        </w:rPr>
        <w:t>:</w:t>
      </w:r>
      <w:r>
        <w:rPr>
          <w:rFonts w:hint="eastAsia" w:ascii="仿宋_GB2312"/>
          <w:color w:val="000000"/>
          <w:sz w:val="28"/>
          <w:highlight w:val="none"/>
          <w:u w:val="none"/>
          <w:lang w:val="en-US" w:eastAsia="zh-CN"/>
        </w:rPr>
        <w:t xml:space="preserve"> </w:t>
      </w:r>
      <w:r>
        <w:rPr>
          <w:rFonts w:hint="eastAsia" w:ascii="仿宋_GB2312"/>
          <w:color w:val="000000"/>
          <w:sz w:val="28"/>
          <w:highlight w:val="none"/>
          <w:u w:val="single"/>
        </w:rPr>
        <w:t xml:space="preserve">                             </w:t>
      </w:r>
    </w:p>
    <w:p>
      <w:pPr>
        <w:tabs>
          <w:tab w:val="left" w:pos="2520"/>
          <w:tab w:val="left" w:pos="2730"/>
          <w:tab w:val="left" w:pos="7020"/>
        </w:tabs>
        <w:ind w:left="160" w:hanging="160"/>
        <w:jc w:val="both"/>
        <w:rPr>
          <w:rFonts w:hint="default" w:eastAsia="宋体"/>
          <w:color w:val="000000"/>
          <w:sz w:val="28"/>
          <w:highlight w:val="none"/>
          <w:lang w:val="en-US" w:eastAsia="zh-CN"/>
        </w:rPr>
      </w:pPr>
      <w:r>
        <w:rPr>
          <w:rFonts w:hint="eastAsia"/>
          <w:color w:val="000000"/>
          <w:sz w:val="28"/>
          <w:highlight w:val="none"/>
        </w:rPr>
        <w:t xml:space="preserve"> 职   </w:t>
      </w:r>
      <w:r>
        <w:rPr>
          <w:color w:val="000000"/>
          <w:sz w:val="28"/>
          <w:highlight w:val="none"/>
        </w:rPr>
        <w:t xml:space="preserve"> </w:t>
      </w:r>
      <w:r>
        <w:rPr>
          <w:rFonts w:hint="eastAsia"/>
          <w:color w:val="000000"/>
          <w:sz w:val="28"/>
          <w:highlight w:val="none"/>
        </w:rPr>
        <w:t>工（乙方）：</w:t>
      </w:r>
      <w:r>
        <w:rPr>
          <w:rFonts w:hint="eastAsia" w:ascii="仿宋_GB2312"/>
          <w:color w:val="000000"/>
          <w:sz w:val="28"/>
          <w:highlight w:val="none"/>
          <w:u w:val="single"/>
        </w:rPr>
        <w:t xml:space="preserve">                             </w:t>
      </w:r>
    </w:p>
    <w:p>
      <w:pPr>
        <w:jc w:val="center"/>
        <w:rPr>
          <w:rFonts w:hint="eastAsia" w:ascii="方正小标宋简体" w:eastAsia="方正小标宋简体"/>
          <w:color w:val="000000"/>
          <w:sz w:val="44"/>
          <w:highlight w:val="none"/>
        </w:rPr>
      </w:pPr>
    </w:p>
    <w:p>
      <w:pPr>
        <w:jc w:val="center"/>
        <w:rPr>
          <w:del w:id="5" w:author="Claire" w:date="2026-05-29T00:02:44Z"/>
          <w:rFonts w:hint="eastAsia" w:ascii="楷体_GB2312" w:eastAsia="楷体_GB2312"/>
          <w:color w:val="000000"/>
          <w:szCs w:val="32"/>
          <w:highlight w:val="none"/>
        </w:rPr>
      </w:pPr>
      <w:del w:id="6" w:author="Claire" w:date="2026-05-29T00:02:44Z">
        <w:bookmarkStart w:id="0" w:name="_GoBack"/>
        <w:bookmarkEnd w:id="0"/>
        <w:r>
          <w:rPr>
            <w:rFonts w:hint="eastAsia" w:ascii="楷体_GB2312" w:eastAsia="楷体_GB2312"/>
            <w:color w:val="000000"/>
            <w:szCs w:val="32"/>
            <w:highlight w:val="none"/>
          </w:rPr>
          <w:delText>劳动合同政策法规咨询电话：</w:delText>
        </w:r>
      </w:del>
      <w:del w:id="7" w:author="Claire" w:date="2026-05-29T00:02:44Z">
        <w:r>
          <w:rPr>
            <w:rFonts w:hint="default" w:ascii="Times New Roman" w:hAnsi="Times New Roman" w:eastAsia="楷体_GB2312" w:cs="Times New Roman"/>
            <w:color w:val="000000"/>
            <w:szCs w:val="32"/>
            <w:highlight w:val="none"/>
          </w:rPr>
          <w:delText>12345</w:delText>
        </w:r>
      </w:del>
    </w:p>
    <w:p>
      <w:pPr>
        <w:jc w:val="center"/>
        <w:rPr>
          <w:rFonts w:hint="eastAsia" w:ascii="方正小标宋简体" w:eastAsia="方正小标宋简体"/>
          <w:color w:val="000000"/>
          <w:sz w:val="44"/>
          <w:highlight w:val="none"/>
        </w:rPr>
        <w:sectPr>
          <w:pgSz w:w="11906" w:h="16838"/>
          <w:pgMar w:top="2098" w:right="1531" w:bottom="1474" w:left="1531" w:header="850" w:footer="992" w:gutter="0"/>
          <w:pgNumType w:fmt="decimal"/>
          <w:cols w:space="720" w:num="1"/>
          <w:docGrid w:type="linesAndChars" w:linePitch="605" w:charSpace="-842"/>
        </w:sectPr>
      </w:pPr>
    </w:p>
    <w:p>
      <w:pPr>
        <w:adjustRightInd w:val="0"/>
        <w:snapToGrid w:val="0"/>
        <w:spacing w:beforeLines="0" w:afterLines="0" w:line="600" w:lineRule="exact"/>
        <w:jc w:val="center"/>
        <w:rPr>
          <w:rFonts w:hint="eastAsia" w:ascii="方正小标宋简体" w:eastAsia="方正小标宋简体"/>
          <w:color w:val="000000"/>
          <w:sz w:val="44"/>
          <w:highlight w:val="none"/>
        </w:rPr>
      </w:pPr>
      <w:r>
        <w:rPr>
          <w:rFonts w:hint="eastAsia" w:ascii="方正小标宋简体" w:eastAsia="方正小标宋简体"/>
          <w:color w:val="000000"/>
          <w:sz w:val="44"/>
          <w:highlight w:val="none"/>
        </w:rPr>
        <w:t>使 用 说 明</w:t>
      </w:r>
    </w:p>
    <w:p>
      <w:pPr>
        <w:adjustRightInd w:val="0"/>
        <w:snapToGrid w:val="0"/>
        <w:spacing w:beforeLines="0" w:afterLines="0" w:line="600" w:lineRule="exact"/>
        <w:ind w:firstLine="552"/>
        <w:jc w:val="left"/>
        <w:rPr>
          <w:rFonts w:hint="eastAsia" w:ascii="楷体_GB2312" w:eastAsia="楷体_GB2312"/>
          <w:color w:val="000000"/>
          <w:spacing w:val="-20"/>
          <w:sz w:val="24"/>
          <w:highlight w:val="none"/>
        </w:rPr>
      </w:pPr>
      <w:r>
        <w:rPr>
          <w:rFonts w:hint="eastAsia" w:ascii="楷体_GB2312" w:eastAsia="楷体_GB2312"/>
          <w:color w:val="000000"/>
          <w:spacing w:val="-20"/>
          <w:sz w:val="24"/>
          <w:highlight w:val="none"/>
        </w:rPr>
        <w:t>一、用人单位与职工签订劳动合同时，双方应认真阅读劳动合同。劳动合同一经依法签订即具有法律效力，双方必须严格履行。</w:t>
      </w:r>
      <w:r>
        <w:rPr>
          <w:rFonts w:hint="eastAsia" w:ascii="楷体_GB2312" w:eastAsia="楷体_GB2312"/>
          <w:color w:val="000000"/>
          <w:spacing w:val="-20"/>
          <w:sz w:val="24"/>
          <w:highlight w:val="none"/>
        </w:rPr>
        <w:tab/>
      </w:r>
      <w:r>
        <w:rPr>
          <w:rFonts w:hint="eastAsia" w:ascii="楷体_GB2312" w:eastAsia="楷体_GB2312"/>
          <w:color w:val="000000"/>
          <w:spacing w:val="-20"/>
          <w:sz w:val="24"/>
          <w:highlight w:val="none"/>
        </w:rPr>
        <w:t xml:space="preserve">                                                                   </w:t>
      </w:r>
    </w:p>
    <w:p>
      <w:pPr>
        <w:adjustRightInd w:val="0"/>
        <w:snapToGrid w:val="0"/>
        <w:spacing w:beforeLines="0" w:afterLines="0" w:line="600" w:lineRule="exact"/>
        <w:ind w:firstLine="560"/>
        <w:jc w:val="left"/>
        <w:rPr>
          <w:rFonts w:hint="eastAsia" w:ascii="楷体_GB2312" w:eastAsia="楷体_GB2312"/>
          <w:color w:val="000000"/>
          <w:spacing w:val="-20"/>
          <w:sz w:val="24"/>
          <w:highlight w:val="none"/>
        </w:rPr>
      </w:pPr>
      <w:r>
        <w:rPr>
          <w:rFonts w:hint="eastAsia" w:ascii="楷体_GB2312" w:eastAsia="楷体_GB2312"/>
          <w:color w:val="000000"/>
          <w:spacing w:val="-20"/>
          <w:sz w:val="24"/>
          <w:highlight w:val="none"/>
        </w:rPr>
        <w:t>二、劳动合同必须由用人单位（甲方）的法定代表人（或者委托代理人）和职工（乙方）亲自签章，并加盖用人单位公章（或者劳动合同专用章）方为有效。</w:t>
      </w:r>
    </w:p>
    <w:p>
      <w:pPr>
        <w:adjustRightInd w:val="0"/>
        <w:snapToGrid w:val="0"/>
        <w:spacing w:beforeLines="0" w:afterLines="0" w:line="600" w:lineRule="exact"/>
        <w:ind w:firstLine="560"/>
        <w:jc w:val="left"/>
        <w:rPr>
          <w:rFonts w:hint="eastAsia" w:ascii="楷体_GB2312" w:eastAsia="楷体_GB2312"/>
          <w:color w:val="000000"/>
          <w:spacing w:val="-20"/>
          <w:sz w:val="24"/>
          <w:highlight w:val="none"/>
        </w:rPr>
      </w:pPr>
      <w:r>
        <w:rPr>
          <w:rFonts w:hint="eastAsia" w:ascii="楷体_GB2312" w:eastAsia="楷体_GB2312"/>
          <w:color w:val="000000"/>
          <w:spacing w:val="-20"/>
          <w:sz w:val="24"/>
          <w:highlight w:val="none"/>
        </w:rPr>
        <w:t>三、合同示范文本中的空栏，由双方协商确定后填写清楚；不需填写的空栏，请打上“/”。</w:t>
      </w:r>
    </w:p>
    <w:p>
      <w:pPr>
        <w:adjustRightInd w:val="0"/>
        <w:snapToGrid w:val="0"/>
        <w:spacing w:beforeLines="0" w:afterLines="0" w:line="600" w:lineRule="exact"/>
        <w:ind w:firstLine="560"/>
        <w:jc w:val="left"/>
        <w:rPr>
          <w:rFonts w:hint="eastAsia" w:ascii="楷体_GB2312" w:eastAsia="楷体_GB2312"/>
          <w:color w:val="000000"/>
          <w:spacing w:val="-20"/>
          <w:sz w:val="24"/>
          <w:highlight w:val="none"/>
        </w:rPr>
      </w:pPr>
      <w:r>
        <w:rPr>
          <w:rFonts w:hint="eastAsia" w:ascii="楷体_GB2312" w:eastAsia="楷体_GB2312"/>
          <w:color w:val="000000"/>
          <w:spacing w:val="-20"/>
          <w:sz w:val="24"/>
          <w:highlight w:val="none"/>
        </w:rPr>
        <w:t>四、乙方的工作内容及其类别（管理或专业技术类/工人类）应参照国家规定的职业分类和技能标准明确约定。变更的范围及条件可在合同示范文本第十二条中约定。</w:t>
      </w:r>
    </w:p>
    <w:p>
      <w:pPr>
        <w:adjustRightInd w:val="0"/>
        <w:snapToGrid w:val="0"/>
        <w:spacing w:beforeLines="0" w:afterLines="0" w:line="600" w:lineRule="exact"/>
        <w:ind w:firstLine="560"/>
        <w:jc w:val="left"/>
        <w:rPr>
          <w:rFonts w:hint="eastAsia" w:ascii="楷体_GB2312" w:eastAsia="楷体_GB2312"/>
          <w:color w:val="000000"/>
          <w:spacing w:val="-20"/>
          <w:sz w:val="24"/>
          <w:highlight w:val="none"/>
        </w:rPr>
      </w:pPr>
      <w:r>
        <w:rPr>
          <w:rFonts w:hint="eastAsia" w:ascii="楷体_GB2312" w:eastAsia="楷体_GB2312"/>
          <w:color w:val="000000"/>
          <w:spacing w:val="-20"/>
          <w:sz w:val="24"/>
          <w:highlight w:val="none"/>
        </w:rPr>
        <w:t>五、工时制度分为标准、不定时、综合计算工时三种。如经人力资源和社会保障部门批准实行不定时、综合计算工时工作制的，应在本示范文本第十二条中注明并约定其具体内容。</w:t>
      </w:r>
    </w:p>
    <w:p>
      <w:pPr>
        <w:adjustRightInd w:val="0"/>
        <w:snapToGrid w:val="0"/>
        <w:spacing w:beforeLines="0" w:afterLines="0" w:line="600" w:lineRule="exact"/>
        <w:ind w:firstLine="560"/>
        <w:jc w:val="left"/>
        <w:rPr>
          <w:rFonts w:hint="eastAsia" w:ascii="楷体_GB2312" w:eastAsia="楷体_GB2312"/>
          <w:color w:val="000000"/>
          <w:spacing w:val="-20"/>
          <w:sz w:val="24"/>
          <w:highlight w:val="none"/>
        </w:rPr>
      </w:pPr>
      <w:r>
        <w:rPr>
          <w:rFonts w:hint="eastAsia" w:ascii="楷体_GB2312" w:eastAsia="楷体_GB2312"/>
          <w:color w:val="000000"/>
          <w:spacing w:val="-20"/>
          <w:sz w:val="24"/>
          <w:highlight w:val="none"/>
        </w:rPr>
        <w:t>六、约定职工正常工作时间的工资要具体明确，并不得低于本市当年最低工资标准；实行计件工资的，可以在本示范文本第十二条中列明，或另签订补充协议。</w:t>
      </w:r>
    </w:p>
    <w:p>
      <w:pPr>
        <w:tabs>
          <w:tab w:val="left" w:pos="316"/>
        </w:tabs>
        <w:adjustRightInd w:val="0"/>
        <w:snapToGrid w:val="0"/>
        <w:spacing w:beforeLines="0" w:afterLines="0" w:line="600" w:lineRule="exact"/>
        <w:ind w:firstLine="588" w:firstLineChars="300"/>
        <w:jc w:val="left"/>
        <w:rPr>
          <w:rFonts w:hint="eastAsia" w:ascii="楷体_GB2312" w:eastAsia="楷体_GB2312"/>
          <w:color w:val="000000"/>
          <w:spacing w:val="-20"/>
          <w:sz w:val="24"/>
          <w:highlight w:val="none"/>
        </w:rPr>
      </w:pPr>
      <w:r>
        <w:rPr>
          <w:rFonts w:hint="eastAsia" w:ascii="楷体_GB2312" w:eastAsia="楷体_GB2312"/>
          <w:color w:val="000000"/>
          <w:spacing w:val="-20"/>
          <w:sz w:val="24"/>
          <w:highlight w:val="none"/>
        </w:rPr>
        <w:t>七、本单位工会或职工推举的代表与用人单位可依法就工资、工作时间、休息休假、劳动安全卫生、保险福利等事项集体协商，签订集体合同。职工个人与用人单位订立劳动合同的各项劳动标准，不得低于集体合同的约定。</w:t>
      </w:r>
    </w:p>
    <w:p>
      <w:pPr>
        <w:tabs>
          <w:tab w:val="left" w:pos="316"/>
        </w:tabs>
        <w:adjustRightInd w:val="0"/>
        <w:snapToGrid w:val="0"/>
        <w:spacing w:beforeLines="0" w:afterLines="0" w:line="600" w:lineRule="exact"/>
        <w:ind w:firstLine="588" w:firstLineChars="300"/>
        <w:jc w:val="left"/>
        <w:rPr>
          <w:rFonts w:hint="eastAsia" w:ascii="楷体_GB2312" w:eastAsia="楷体_GB2312"/>
          <w:color w:val="000000"/>
          <w:spacing w:val="-20"/>
          <w:sz w:val="24"/>
          <w:highlight w:val="none"/>
        </w:rPr>
      </w:pPr>
      <w:r>
        <w:rPr>
          <w:rFonts w:hint="eastAsia" w:ascii="楷体_GB2312" w:eastAsia="楷体_GB2312"/>
          <w:color w:val="000000"/>
          <w:spacing w:val="-20"/>
          <w:sz w:val="24"/>
          <w:highlight w:val="none"/>
        </w:rPr>
        <w:t>八、双方经协商一致后，对劳动合同示范文本条款的修改或未尽事宜的约定，可在示范文本第十二条中明确，或经协商一致另行签订补充协议；另行签订的补充协议，作为劳动合同的附件，与劳动合同一并履行。</w:t>
      </w:r>
    </w:p>
    <w:p>
      <w:pPr>
        <w:adjustRightInd w:val="0"/>
        <w:snapToGrid w:val="0"/>
        <w:spacing w:beforeLines="0" w:afterLines="0" w:line="600" w:lineRule="exact"/>
        <w:ind w:firstLine="555"/>
        <w:jc w:val="left"/>
        <w:rPr>
          <w:rFonts w:hint="eastAsia" w:ascii="楷体_GB2312" w:eastAsia="楷体_GB2312"/>
          <w:color w:val="000000"/>
          <w:spacing w:val="-4"/>
          <w:sz w:val="24"/>
          <w:highlight w:val="none"/>
        </w:rPr>
      </w:pPr>
      <w:r>
        <w:rPr>
          <w:rFonts w:hint="eastAsia" w:ascii="楷体_GB2312" w:eastAsia="楷体_GB2312"/>
          <w:color w:val="000000"/>
          <w:spacing w:val="-20"/>
          <w:sz w:val="24"/>
          <w:highlight w:val="none"/>
        </w:rPr>
        <w:t>九、签订劳动合同时请使用钢笔或签字笔填写，字迹必须清楚，并不得单方涂改。</w:t>
      </w:r>
    </w:p>
    <w:p>
      <w:pPr>
        <w:adjustRightInd w:val="0"/>
        <w:snapToGrid w:val="0"/>
        <w:spacing w:beforeLines="0" w:afterLines="0" w:line="600" w:lineRule="exact"/>
        <w:ind w:firstLine="555"/>
        <w:jc w:val="left"/>
        <w:rPr>
          <w:rFonts w:hint="eastAsia" w:ascii="方正楷体简体" w:eastAsia="方正楷体简体"/>
          <w:color w:val="000000"/>
          <w:spacing w:val="-4"/>
          <w:sz w:val="24"/>
          <w:highlight w:val="none"/>
        </w:rPr>
      </w:pPr>
      <w:r>
        <w:rPr>
          <w:rFonts w:hint="eastAsia" w:ascii="楷体_GB2312" w:eastAsia="楷体_GB2312"/>
          <w:color w:val="000000"/>
          <w:spacing w:val="-4"/>
          <w:sz w:val="24"/>
          <w:highlight w:val="none"/>
        </w:rPr>
        <w:t>十、本文本不适用非全日制用工使用。</w:t>
      </w:r>
    </w:p>
    <w:p>
      <w:pPr>
        <w:pStyle w:val="3"/>
        <w:adjustRightInd w:val="0"/>
        <w:snapToGrid w:val="0"/>
        <w:spacing w:beforeLines="0" w:afterLines="0" w:line="600" w:lineRule="exact"/>
        <w:ind w:firstLine="0" w:firstLineChars="0"/>
        <w:rPr>
          <w:rFonts w:hint="eastAsia" w:ascii="仿宋_GB2312" w:eastAsia="仿宋_GB2312"/>
          <w:color w:val="000000"/>
          <w:sz w:val="30"/>
          <w:highlight w:val="none"/>
        </w:rPr>
      </w:pPr>
    </w:p>
    <w:p>
      <w:pPr>
        <w:pStyle w:val="3"/>
        <w:adjustRightInd w:val="0"/>
        <w:snapToGrid w:val="0"/>
        <w:spacing w:beforeLines="0" w:afterLines="0" w:line="600" w:lineRule="exact"/>
        <w:ind w:firstLine="0" w:firstLineChars="0"/>
        <w:rPr>
          <w:rFonts w:hint="eastAsia" w:ascii="仿宋_GB2312" w:eastAsia="仿宋_GB2312"/>
          <w:color w:val="000000"/>
          <w:sz w:val="30"/>
          <w:highlight w:val="none"/>
        </w:rPr>
      </w:pPr>
    </w:p>
    <w:p>
      <w:pPr>
        <w:pStyle w:val="3"/>
        <w:adjustRightInd w:val="0"/>
        <w:snapToGrid w:val="0"/>
        <w:spacing w:beforeLines="0" w:afterLines="0" w:line="600" w:lineRule="exact"/>
        <w:ind w:firstLine="0" w:firstLineChars="0"/>
        <w:rPr>
          <w:rFonts w:hint="eastAsia" w:ascii="仿宋_GB2312" w:eastAsia="仿宋_GB2312"/>
          <w:color w:val="000000"/>
          <w:sz w:val="30"/>
          <w:highlight w:val="none"/>
        </w:rPr>
      </w:pPr>
      <w:r>
        <w:rPr>
          <w:rFonts w:hint="eastAsia" w:ascii="仿宋_GB2312" w:eastAsia="仿宋_GB2312"/>
          <w:color w:val="000000"/>
          <w:sz w:val="30"/>
          <w:highlight w:val="none"/>
        </w:rPr>
        <w:t>甲方（用人单位）：                 乙方（职工）：</w:t>
      </w:r>
    </w:p>
    <w:p>
      <w:pPr>
        <w:pStyle w:val="3"/>
        <w:adjustRightInd w:val="0"/>
        <w:snapToGrid w:val="0"/>
        <w:spacing w:beforeLines="0" w:afterLines="0" w:line="600" w:lineRule="exact"/>
        <w:ind w:firstLine="0" w:firstLineChars="0"/>
        <w:rPr>
          <w:rFonts w:hint="eastAsia" w:ascii="仿宋_GB2312" w:eastAsia="仿宋_GB2312"/>
          <w:color w:val="000000"/>
          <w:sz w:val="30"/>
          <w:highlight w:val="none"/>
        </w:rPr>
      </w:pPr>
      <w:r>
        <w:rPr>
          <w:rFonts w:hint="eastAsia" w:ascii="仿宋_GB2312" w:eastAsia="仿宋_GB2312"/>
          <w:color w:val="000000"/>
          <w:sz w:val="30"/>
          <w:highlight w:val="none"/>
        </w:rPr>
        <w:t>名称：</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 xml:space="preserve">     姓名：</w:t>
      </w:r>
      <w:r>
        <w:rPr>
          <w:rFonts w:hint="eastAsia" w:ascii="仿宋_GB2312" w:eastAsia="仿宋_GB2312"/>
          <w:color w:val="000000"/>
          <w:sz w:val="30"/>
          <w:highlight w:val="none"/>
          <w:u w:val="single"/>
        </w:rPr>
        <w:t xml:space="preserve">                     </w:t>
      </w:r>
    </w:p>
    <w:p>
      <w:pPr>
        <w:pStyle w:val="3"/>
        <w:adjustRightInd w:val="0"/>
        <w:snapToGrid w:val="0"/>
        <w:spacing w:beforeLines="0" w:afterLines="0" w:line="600" w:lineRule="exact"/>
        <w:ind w:firstLine="0" w:firstLineChars="0"/>
        <w:rPr>
          <w:rFonts w:hint="eastAsia" w:ascii="仿宋_GB2312" w:eastAsia="仿宋_GB2312"/>
          <w:color w:val="000000"/>
          <w:sz w:val="30"/>
          <w:highlight w:val="none"/>
          <w:u w:val="single"/>
        </w:rPr>
      </w:pPr>
      <w:r>
        <w:rPr>
          <w:rFonts w:hint="eastAsia" w:ascii="仿宋_GB2312" w:eastAsia="仿宋_GB2312"/>
          <w:color w:val="000000"/>
          <w:sz w:val="30"/>
          <w:szCs w:val="30"/>
          <w:highlight w:val="none"/>
        </w:rPr>
        <w:t>法定代表人（主要负责人）：</w:t>
      </w:r>
      <w:r>
        <w:rPr>
          <w:rFonts w:hint="eastAsia" w:ascii="仿宋_GB2312" w:eastAsia="仿宋_GB2312"/>
          <w:color w:val="000000"/>
          <w:sz w:val="30"/>
          <w:highlight w:val="none"/>
        </w:rPr>
        <w:tab/>
      </w:r>
      <w:r>
        <w:rPr>
          <w:rFonts w:hint="eastAsia" w:ascii="仿宋_GB2312" w:eastAsia="仿宋_GB2312"/>
          <w:color w:val="000000"/>
          <w:sz w:val="30"/>
          <w:highlight w:val="none"/>
        </w:rPr>
        <w:t xml:space="preserve">    身份证号码：</w:t>
      </w:r>
      <w:r>
        <w:rPr>
          <w:rFonts w:hint="eastAsia" w:ascii="仿宋_GB2312" w:eastAsia="仿宋_GB2312"/>
          <w:color w:val="000000"/>
          <w:sz w:val="30"/>
          <w:highlight w:val="none"/>
          <w:u w:val="single"/>
        </w:rPr>
        <w:t xml:space="preserve">               </w:t>
      </w:r>
    </w:p>
    <w:p>
      <w:pPr>
        <w:pStyle w:val="3"/>
        <w:adjustRightInd w:val="0"/>
        <w:snapToGrid w:val="0"/>
        <w:spacing w:beforeLines="0" w:afterLines="0" w:line="600" w:lineRule="exact"/>
        <w:ind w:firstLine="0" w:firstLineChars="0"/>
        <w:rPr>
          <w:rFonts w:hint="eastAsia" w:ascii="仿宋_GB2312" w:eastAsia="仿宋_GB2312"/>
          <w:color w:val="000000"/>
          <w:sz w:val="30"/>
          <w:highlight w:val="none"/>
          <w:u w:val="single"/>
        </w:rPr>
      </w:pP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 xml:space="preserve">     户籍地址：</w:t>
      </w:r>
      <w:r>
        <w:rPr>
          <w:rFonts w:hint="eastAsia" w:ascii="仿宋_GB2312" w:eastAsia="仿宋_GB2312"/>
          <w:color w:val="000000"/>
          <w:sz w:val="30"/>
          <w:highlight w:val="none"/>
          <w:u w:val="single"/>
        </w:rPr>
        <w:t xml:space="preserve">                 </w:t>
      </w:r>
    </w:p>
    <w:p>
      <w:pPr>
        <w:pStyle w:val="3"/>
        <w:adjustRightInd w:val="0"/>
        <w:snapToGrid w:val="0"/>
        <w:spacing w:beforeLines="0" w:afterLines="0" w:line="600" w:lineRule="exact"/>
        <w:ind w:firstLine="0" w:firstLineChars="0"/>
        <w:rPr>
          <w:rFonts w:hint="eastAsia" w:ascii="仿宋_GB2312" w:eastAsia="仿宋_GB2312"/>
          <w:color w:val="000000"/>
          <w:sz w:val="30"/>
          <w:highlight w:val="none"/>
        </w:rPr>
      </w:pPr>
      <w:r>
        <w:rPr>
          <w:rFonts w:hint="eastAsia" w:ascii="仿宋_GB2312" w:eastAsia="仿宋_GB2312"/>
          <w:color w:val="000000"/>
          <w:sz w:val="30"/>
          <w:highlight w:val="none"/>
        </w:rPr>
        <w:t>通讯地址：</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 xml:space="preserve">      </w:t>
      </w:r>
      <w:r>
        <w:rPr>
          <w:rFonts w:hint="eastAsia" w:ascii="仿宋_GB2312" w:eastAsia="仿宋_GB2312"/>
          <w:color w:val="000000"/>
          <w:sz w:val="30"/>
          <w:highlight w:val="none"/>
          <w:u w:val="single"/>
        </w:rPr>
        <w:t xml:space="preserve">                                  </w:t>
      </w:r>
    </w:p>
    <w:p>
      <w:pPr>
        <w:pStyle w:val="3"/>
        <w:adjustRightInd w:val="0"/>
        <w:snapToGrid w:val="0"/>
        <w:spacing w:beforeLines="0" w:afterLines="0" w:line="600" w:lineRule="exact"/>
        <w:ind w:firstLine="0" w:firstLineChars="0"/>
        <w:rPr>
          <w:rFonts w:hint="eastAsia" w:ascii="仿宋_GB2312" w:eastAsia="仿宋_GB2312"/>
          <w:color w:val="000000"/>
          <w:sz w:val="30"/>
          <w:highlight w:val="none"/>
        </w:rPr>
      </w:pPr>
      <w:r>
        <w:rPr>
          <w:rFonts w:hint="eastAsia" w:ascii="仿宋_GB2312" w:eastAsia="仿宋_GB2312"/>
          <w:color w:val="000000"/>
          <w:sz w:val="30"/>
          <w:highlight w:val="none"/>
          <w:u w:val="single"/>
        </w:rPr>
        <w:t xml:space="preserve">    </w:t>
      </w:r>
      <w:r>
        <w:rPr>
          <w:rFonts w:hint="eastAsia" w:ascii="仿宋_GB2312" w:eastAsia="仿宋_GB2312"/>
          <w:color w:val="000000"/>
          <w:szCs w:val="32"/>
          <w:highlight w:val="none"/>
          <w:u w:val="single"/>
        </w:rPr>
        <w:t xml:space="preserve">                          </w:t>
      </w:r>
      <w:r>
        <w:rPr>
          <w:rFonts w:hint="eastAsia" w:ascii="仿宋_GB2312" w:eastAsia="仿宋_GB2312"/>
          <w:color w:val="000000"/>
          <w:sz w:val="30"/>
          <w:highlight w:val="none"/>
        </w:rPr>
        <w:t xml:space="preserve">     通讯地址：</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 xml:space="preserve">                          </w:t>
      </w:r>
      <w:r>
        <w:rPr>
          <w:rFonts w:hint="eastAsia" w:ascii="仿宋_GB2312" w:eastAsia="仿宋_GB2312"/>
          <w:color w:val="000000"/>
          <w:sz w:val="30"/>
          <w:highlight w:val="none"/>
          <w:u w:val="single"/>
        </w:rPr>
        <w:t xml:space="preserve">                          </w:t>
      </w:r>
    </w:p>
    <w:p>
      <w:pPr>
        <w:pStyle w:val="3"/>
        <w:adjustRightInd w:val="0"/>
        <w:snapToGrid w:val="0"/>
        <w:spacing w:beforeLines="0" w:afterLines="0" w:line="600" w:lineRule="exact"/>
        <w:ind w:firstLine="0" w:firstLineChars="0"/>
        <w:rPr>
          <w:rFonts w:hint="eastAsia" w:ascii="仿宋_GB2312" w:eastAsia="仿宋_GB2312"/>
          <w:color w:val="000000"/>
          <w:sz w:val="30"/>
          <w:highlight w:val="none"/>
          <w:u w:val="single"/>
        </w:rPr>
      </w:pPr>
      <w:r>
        <w:rPr>
          <w:rFonts w:hint="eastAsia" w:ascii="仿宋_GB2312" w:eastAsia="仿宋_GB2312"/>
          <w:color w:val="000000"/>
          <w:sz w:val="32"/>
          <w:szCs w:val="32"/>
          <w:highlight w:val="none"/>
        </w:rPr>
        <w:t>联系人：</w:t>
      </w:r>
      <w:r>
        <w:rPr>
          <w:rFonts w:hint="eastAsia" w:ascii="仿宋_GB2312" w:eastAsia="仿宋_GB2312"/>
          <w:color w:val="000000"/>
          <w:szCs w:val="32"/>
          <w:highlight w:val="none"/>
          <w:u w:val="single"/>
        </w:rPr>
        <w:t xml:space="preserve">  </w:t>
      </w:r>
      <w:r>
        <w:rPr>
          <w:rFonts w:hint="eastAsia" w:ascii="仿宋_GB2312" w:eastAsia="仿宋_GB2312"/>
          <w:color w:val="000000"/>
          <w:sz w:val="30"/>
          <w:highlight w:val="none"/>
          <w:u w:val="single"/>
        </w:rPr>
        <w:t xml:space="preserve"> </w:t>
      </w:r>
      <w:r>
        <w:rPr>
          <w:rFonts w:hint="eastAsia" w:ascii="仿宋_GB2312" w:eastAsia="仿宋_GB2312"/>
          <w:color w:val="000000"/>
          <w:szCs w:val="32"/>
          <w:highlight w:val="none"/>
          <w:u w:val="single"/>
        </w:rPr>
        <w:t xml:space="preserve">                  </w:t>
      </w:r>
      <w:r>
        <w:rPr>
          <w:rFonts w:hint="eastAsia" w:ascii="仿宋_GB2312" w:eastAsia="仿宋_GB2312"/>
          <w:color w:val="000000"/>
          <w:szCs w:val="32"/>
          <w:highlight w:val="none"/>
        </w:rPr>
        <w:t xml:space="preserve">    </w:t>
      </w:r>
      <w:r>
        <w:rPr>
          <w:rFonts w:hint="eastAsia" w:ascii="仿宋_GB2312" w:eastAsia="仿宋_GB2312"/>
          <w:color w:val="000000"/>
          <w:sz w:val="30"/>
          <w:highlight w:val="none"/>
        </w:rPr>
        <w:t xml:space="preserve">  </w:t>
      </w:r>
      <w:r>
        <w:rPr>
          <w:rFonts w:hint="eastAsia" w:ascii="仿宋_GB2312" w:eastAsia="仿宋_GB2312"/>
          <w:color w:val="000000"/>
          <w:szCs w:val="32"/>
          <w:highlight w:val="none"/>
          <w:u w:val="single"/>
        </w:rPr>
        <w:t xml:space="preserve">                            </w:t>
      </w:r>
    </w:p>
    <w:p>
      <w:pPr>
        <w:pStyle w:val="3"/>
        <w:adjustRightInd w:val="0"/>
        <w:snapToGrid w:val="0"/>
        <w:spacing w:beforeLines="0" w:afterLines="0" w:line="600" w:lineRule="exact"/>
        <w:ind w:firstLine="0" w:firstLineChars="0"/>
        <w:rPr>
          <w:rFonts w:hint="eastAsia" w:ascii="仿宋_GB2312" w:eastAsia="仿宋_GB2312"/>
          <w:color w:val="000000"/>
          <w:szCs w:val="32"/>
          <w:highlight w:val="none"/>
          <w:u w:val="single"/>
        </w:rPr>
      </w:pPr>
      <w:r>
        <w:rPr>
          <w:rFonts w:hint="eastAsia" w:ascii="仿宋_GB2312" w:eastAsia="仿宋_GB2312"/>
          <w:color w:val="000000"/>
          <w:szCs w:val="32"/>
          <w:highlight w:val="none"/>
        </w:rPr>
        <w:t>联系</w:t>
      </w:r>
      <w:r>
        <w:rPr>
          <w:rFonts w:hint="eastAsia" w:ascii="仿宋_GB2312" w:eastAsia="仿宋_GB2312"/>
          <w:color w:val="000000"/>
          <w:sz w:val="30"/>
          <w:highlight w:val="none"/>
        </w:rPr>
        <w:t>电话:</w:t>
      </w:r>
      <w:r>
        <w:rPr>
          <w:rFonts w:hint="eastAsia" w:ascii="仿宋_GB2312" w:eastAsia="仿宋_GB2312"/>
          <w:color w:val="000000"/>
          <w:sz w:val="32"/>
          <w:szCs w:val="32"/>
          <w:highlight w:val="none"/>
          <w:u w:val="single"/>
        </w:rPr>
        <w:t xml:space="preserve">                  </w:t>
      </w:r>
      <w:r>
        <w:rPr>
          <w:rFonts w:hint="eastAsia" w:ascii="仿宋_GB2312" w:eastAsia="仿宋_GB2312"/>
          <w:color w:val="000000"/>
          <w:sz w:val="32"/>
          <w:szCs w:val="32"/>
          <w:highlight w:val="none"/>
        </w:rPr>
        <w:t xml:space="preserve">  </w:t>
      </w:r>
      <w:r>
        <w:rPr>
          <w:rFonts w:hint="eastAsia" w:ascii="仿宋_GB2312" w:eastAsia="仿宋_GB2312"/>
          <w:color w:val="000000"/>
          <w:sz w:val="30"/>
          <w:highlight w:val="none"/>
        </w:rPr>
        <w:t xml:space="preserve"> </w:t>
      </w:r>
      <w:r>
        <w:rPr>
          <w:rFonts w:hint="eastAsia" w:ascii="仿宋_GB2312" w:eastAsia="仿宋_GB2312"/>
          <w:color w:val="000000"/>
          <w:sz w:val="30"/>
          <w:highlight w:val="none"/>
          <w:lang w:val="en-US" w:eastAsia="zh-CN"/>
        </w:rPr>
        <w:t xml:space="preserve"> </w:t>
      </w:r>
      <w:r>
        <w:rPr>
          <w:rFonts w:hint="eastAsia" w:ascii="仿宋_GB2312" w:eastAsia="仿宋_GB2312"/>
          <w:color w:val="000000"/>
          <w:sz w:val="30"/>
          <w:highlight w:val="none"/>
        </w:rPr>
        <w:t xml:space="preserve"> 联系电话：</w:t>
      </w:r>
      <w:r>
        <w:rPr>
          <w:rFonts w:hint="eastAsia" w:ascii="仿宋_GB2312" w:eastAsia="仿宋_GB2312"/>
          <w:color w:val="000000"/>
          <w:sz w:val="30"/>
          <w:highlight w:val="none"/>
          <w:u w:val="single"/>
        </w:rPr>
        <w:t xml:space="preserve">                  </w:t>
      </w:r>
    </w:p>
    <w:p>
      <w:pPr>
        <w:adjustRightInd w:val="0"/>
        <w:snapToGrid w:val="0"/>
        <w:spacing w:beforeLines="0" w:afterLines="0" w:line="600" w:lineRule="exact"/>
        <w:ind w:firstLine="560"/>
        <w:jc w:val="left"/>
        <w:rPr>
          <w:rFonts w:hint="eastAsia" w:ascii="仿宋_GB2312" w:eastAsia="仿宋_GB2312"/>
          <w:color w:val="000000"/>
          <w:sz w:val="30"/>
          <w:szCs w:val="30"/>
          <w:highlight w:val="none"/>
        </w:rPr>
      </w:pPr>
    </w:p>
    <w:p>
      <w:pPr>
        <w:adjustRightInd w:val="0"/>
        <w:snapToGrid w:val="0"/>
        <w:spacing w:beforeLines="0" w:afterLines="0" w:line="600" w:lineRule="exact"/>
        <w:ind w:firstLine="560"/>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甲乙双方根据</w:t>
      </w:r>
      <w:r>
        <w:rPr>
          <w:rFonts w:hint="eastAsia" w:ascii="仿宋_GB2312" w:eastAsia="仿宋_GB2312"/>
          <w:color w:val="000000"/>
          <w:sz w:val="30"/>
          <w:szCs w:val="30"/>
          <w:highlight w:val="none"/>
          <w:lang w:eastAsia="zh-CN"/>
        </w:rPr>
        <w:t>《</w:t>
      </w:r>
      <w:r>
        <w:rPr>
          <w:rFonts w:hint="eastAsia" w:ascii="仿宋_GB2312" w:eastAsia="仿宋_GB2312"/>
          <w:color w:val="000000"/>
          <w:sz w:val="30"/>
          <w:szCs w:val="30"/>
          <w:highlight w:val="none"/>
        </w:rPr>
        <w:t>中华人民共和国劳动法</w:t>
      </w:r>
      <w:r>
        <w:rPr>
          <w:rFonts w:hint="eastAsia" w:ascii="仿宋_GB2312" w:eastAsia="仿宋_GB2312"/>
          <w:color w:val="000000"/>
          <w:sz w:val="30"/>
          <w:szCs w:val="30"/>
          <w:highlight w:val="none"/>
          <w:lang w:eastAsia="zh-CN"/>
        </w:rPr>
        <w:t>》</w:t>
      </w:r>
      <w:r>
        <w:rPr>
          <w:rFonts w:hint="eastAsia" w:ascii="仿宋_GB2312" w:eastAsia="仿宋_GB2312"/>
          <w:color w:val="000000"/>
          <w:sz w:val="30"/>
          <w:szCs w:val="30"/>
          <w:highlight w:val="none"/>
        </w:rPr>
        <w:t>《中华人民共和国劳动合同法》（以下简称《劳动合同法》）</w:t>
      </w:r>
      <w:r>
        <w:rPr>
          <w:rFonts w:hint="eastAsia" w:ascii="仿宋_GB2312" w:eastAsia="仿宋_GB2312"/>
          <w:color w:val="000000"/>
          <w:sz w:val="30"/>
          <w:szCs w:val="30"/>
          <w:highlight w:val="none"/>
          <w:lang w:eastAsia="zh-CN"/>
        </w:rPr>
        <w:t>等法律法规</w:t>
      </w:r>
      <w:r>
        <w:rPr>
          <w:rFonts w:hint="eastAsia" w:ascii="仿宋_GB2312" w:eastAsia="仿宋_GB2312"/>
          <w:color w:val="000000"/>
          <w:sz w:val="30"/>
          <w:szCs w:val="30"/>
          <w:highlight w:val="none"/>
        </w:rPr>
        <w:t>规定，遵循合法、公平、平等自愿，协商一致、诚实信用原则，订立本合同。</w:t>
      </w:r>
    </w:p>
    <w:p>
      <w:pPr>
        <w:adjustRightInd w:val="0"/>
        <w:snapToGrid w:val="0"/>
        <w:spacing w:beforeLines="0" w:afterLines="0" w:line="600" w:lineRule="exact"/>
        <w:ind w:firstLine="560"/>
        <w:jc w:val="left"/>
        <w:rPr>
          <w:rFonts w:hint="eastAsia" w:ascii="黑体" w:hAnsi="黑体" w:eastAsia="黑体"/>
          <w:color w:val="000000"/>
          <w:sz w:val="30"/>
          <w:szCs w:val="30"/>
          <w:highlight w:val="none"/>
        </w:rPr>
      </w:pPr>
      <w:r>
        <w:rPr>
          <w:rFonts w:hint="eastAsia" w:ascii="黑体" w:hAnsi="黑体" w:eastAsia="黑体"/>
          <w:color w:val="000000"/>
          <w:sz w:val="30"/>
          <w:szCs w:val="30"/>
          <w:highlight w:val="none"/>
        </w:rPr>
        <w:t>一、合同期限</w:t>
      </w:r>
    </w:p>
    <w:p>
      <w:pPr>
        <w:adjustRightInd w:val="0"/>
        <w:snapToGrid w:val="0"/>
        <w:spacing w:beforeLines="0" w:afterLines="0" w:line="600" w:lineRule="exact"/>
        <w:ind w:firstLine="600"/>
        <w:rPr>
          <w:rFonts w:hint="eastAsia" w:ascii="仿宋_GB2312" w:eastAsia="仿宋_GB2312"/>
          <w:b/>
          <w:color w:val="000000"/>
          <w:sz w:val="30"/>
          <w:szCs w:val="30"/>
          <w:highlight w:val="none"/>
        </w:rPr>
      </w:pPr>
      <w:r>
        <w:rPr>
          <w:rFonts w:hint="eastAsia" w:ascii="仿宋_GB2312" w:eastAsia="仿宋_GB2312"/>
          <w:b/>
          <w:color w:val="000000"/>
          <w:sz w:val="30"/>
          <w:szCs w:val="30"/>
          <w:highlight w:val="none"/>
        </w:rPr>
        <w:t>（一）合同期限</w:t>
      </w:r>
    </w:p>
    <w:p>
      <w:pPr>
        <w:adjustRightInd w:val="0"/>
        <w:snapToGrid w:val="0"/>
        <w:spacing w:beforeLines="0" w:afterLines="0" w:line="600" w:lineRule="exact"/>
        <w:ind w:firstLine="592" w:firstLineChars="200"/>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甲、乙双方同意按以下第</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种方式确定本合同期限：</w:t>
      </w:r>
    </w:p>
    <w:p>
      <w:pPr>
        <w:adjustRightInd w:val="0"/>
        <w:snapToGrid w:val="0"/>
        <w:spacing w:beforeLines="0" w:afterLines="0" w:line="600" w:lineRule="exact"/>
        <w:ind w:firstLine="560"/>
        <w:jc w:val="left"/>
        <w:rPr>
          <w:rFonts w:hint="eastAsia" w:ascii="仿宋_GB2312" w:eastAsia="仿宋_GB2312"/>
          <w:color w:val="000000"/>
          <w:sz w:val="30"/>
          <w:szCs w:val="30"/>
          <w:highlight w:val="none"/>
        </w:rPr>
      </w:pPr>
      <w:r>
        <w:rPr>
          <w:rFonts w:hint="default" w:ascii="Times New Roman" w:hAnsi="Times New Roman" w:eastAsia="仿宋_GB2312" w:cs="Times New Roman"/>
          <w:color w:val="000000"/>
          <w:sz w:val="30"/>
          <w:szCs w:val="30"/>
          <w:highlight w:val="none"/>
        </w:rPr>
        <w:t>1</w:t>
      </w:r>
      <w:r>
        <w:rPr>
          <w:rFonts w:hint="eastAsia" w:ascii="仿宋_GB2312" w:eastAsia="仿宋_GB2312"/>
          <w:color w:val="000000"/>
          <w:sz w:val="30"/>
          <w:szCs w:val="30"/>
          <w:highlight w:val="none"/>
          <w:lang w:val="en-US" w:eastAsia="zh-CN"/>
        </w:rPr>
        <w:t>.</w:t>
      </w:r>
      <w:r>
        <w:rPr>
          <w:rFonts w:hint="eastAsia" w:ascii="仿宋_GB2312" w:eastAsia="仿宋_GB2312"/>
          <w:color w:val="000000"/>
          <w:sz w:val="30"/>
          <w:szCs w:val="30"/>
          <w:highlight w:val="none"/>
        </w:rPr>
        <w:t>有固定期限：从</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年</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月</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日起至</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年</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月</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日止。</w:t>
      </w:r>
    </w:p>
    <w:p>
      <w:pPr>
        <w:adjustRightInd w:val="0"/>
        <w:snapToGrid w:val="0"/>
        <w:spacing w:beforeLines="0" w:afterLines="0" w:line="600" w:lineRule="exact"/>
        <w:ind w:firstLine="560"/>
        <w:jc w:val="left"/>
        <w:rPr>
          <w:rFonts w:hint="eastAsia" w:ascii="仿宋_GB2312" w:eastAsia="仿宋_GB2312"/>
          <w:color w:val="000000"/>
          <w:sz w:val="30"/>
          <w:szCs w:val="30"/>
          <w:highlight w:val="none"/>
        </w:rPr>
      </w:pPr>
      <w:r>
        <w:rPr>
          <w:rFonts w:hint="default" w:ascii="Times New Roman" w:hAnsi="Times New Roman" w:eastAsia="仿宋_GB2312" w:cs="Times New Roman"/>
          <w:color w:val="000000"/>
          <w:sz w:val="30"/>
          <w:szCs w:val="30"/>
          <w:highlight w:val="none"/>
        </w:rPr>
        <w:t>2</w:t>
      </w:r>
      <w:r>
        <w:rPr>
          <w:rFonts w:hint="eastAsia" w:ascii="仿宋_GB2312" w:eastAsia="仿宋_GB2312"/>
          <w:color w:val="000000"/>
          <w:sz w:val="30"/>
          <w:szCs w:val="30"/>
          <w:highlight w:val="none"/>
          <w:lang w:val="en-US" w:eastAsia="zh-CN"/>
        </w:rPr>
        <w:t>.</w:t>
      </w:r>
      <w:r>
        <w:rPr>
          <w:rFonts w:hint="eastAsia" w:ascii="仿宋_GB2312" w:eastAsia="仿宋_GB2312"/>
          <w:color w:val="000000"/>
          <w:sz w:val="30"/>
          <w:szCs w:val="30"/>
          <w:highlight w:val="none"/>
        </w:rPr>
        <w:t>无固定期限：从</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年</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月</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日起至法定的终止条件出现时止。</w:t>
      </w:r>
    </w:p>
    <w:p>
      <w:pPr>
        <w:adjustRightInd w:val="0"/>
        <w:snapToGrid w:val="0"/>
        <w:spacing w:beforeLines="0" w:afterLines="0" w:line="600" w:lineRule="exact"/>
        <w:ind w:firstLine="560"/>
        <w:jc w:val="left"/>
        <w:rPr>
          <w:rFonts w:hint="eastAsia" w:ascii="仿宋_GB2312" w:eastAsia="仿宋_GB2312"/>
          <w:color w:val="000000"/>
          <w:sz w:val="30"/>
          <w:szCs w:val="30"/>
          <w:highlight w:val="none"/>
          <w:u w:val="single"/>
        </w:rPr>
      </w:pPr>
      <w:r>
        <w:rPr>
          <w:rFonts w:hint="default" w:ascii="Times New Roman" w:hAnsi="Times New Roman" w:eastAsia="仿宋_GB2312" w:cs="Times New Roman"/>
          <w:color w:val="000000"/>
          <w:sz w:val="30"/>
          <w:szCs w:val="30"/>
          <w:highlight w:val="none"/>
        </w:rPr>
        <w:t>3</w:t>
      </w:r>
      <w:r>
        <w:rPr>
          <w:rFonts w:hint="eastAsia" w:ascii="仿宋_GB2312" w:eastAsia="仿宋_GB2312"/>
          <w:color w:val="000000"/>
          <w:sz w:val="30"/>
          <w:szCs w:val="30"/>
          <w:highlight w:val="none"/>
          <w:lang w:val="en-US" w:eastAsia="zh-CN"/>
        </w:rPr>
        <w:t>.</w:t>
      </w:r>
      <w:r>
        <w:rPr>
          <w:rFonts w:hint="eastAsia" w:ascii="仿宋_GB2312" w:eastAsia="仿宋_GB2312"/>
          <w:color w:val="000000"/>
          <w:sz w:val="30"/>
          <w:szCs w:val="30"/>
          <w:highlight w:val="none"/>
        </w:rPr>
        <w:t>以完成一定工作任务为期限：从</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年</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月</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日起至</w:t>
      </w:r>
      <w:r>
        <w:rPr>
          <w:rFonts w:hint="eastAsia" w:ascii="仿宋_GB2312" w:eastAsia="仿宋_GB2312"/>
          <w:color w:val="000000"/>
          <w:sz w:val="30"/>
          <w:szCs w:val="30"/>
          <w:highlight w:val="none"/>
          <w:u w:val="single"/>
        </w:rPr>
        <w:t xml:space="preserve">       </w:t>
      </w:r>
    </w:p>
    <w:p>
      <w:pPr>
        <w:adjustRightInd w:val="0"/>
        <w:snapToGrid w:val="0"/>
        <w:spacing w:beforeLines="0" w:afterLines="0" w:line="600" w:lineRule="exact"/>
        <w:jc w:val="left"/>
        <w:rPr>
          <w:rFonts w:hint="eastAsia" w:ascii="仿宋_GB2312" w:eastAsia="仿宋_GB2312"/>
          <w:color w:val="000000"/>
          <w:sz w:val="30"/>
          <w:szCs w:val="30"/>
          <w:highlight w:val="none"/>
          <w:u w:val="single"/>
        </w:rPr>
      </w:pP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工作任务完成时止，并以</w:t>
      </w:r>
      <w:r>
        <w:rPr>
          <w:rFonts w:hint="eastAsia" w:ascii="仿宋_GB2312" w:eastAsia="仿宋_GB2312"/>
          <w:color w:val="000000"/>
          <w:sz w:val="30"/>
          <w:szCs w:val="30"/>
          <w:highlight w:val="none"/>
          <w:u w:val="single"/>
        </w:rPr>
        <w:t xml:space="preserve">                </w:t>
      </w:r>
    </w:p>
    <w:p>
      <w:pPr>
        <w:adjustRightInd w:val="0"/>
        <w:snapToGrid w:val="0"/>
        <w:spacing w:beforeLines="0" w:afterLines="0" w:line="600" w:lineRule="exact"/>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为标志。</w:t>
      </w:r>
    </w:p>
    <w:p>
      <w:pPr>
        <w:adjustRightInd w:val="0"/>
        <w:snapToGrid w:val="0"/>
        <w:spacing w:beforeLines="0" w:afterLines="0" w:line="600" w:lineRule="exact"/>
        <w:ind w:firstLine="525"/>
        <w:rPr>
          <w:rFonts w:hint="eastAsia" w:ascii="仿宋_GB2312" w:eastAsia="仿宋_GB2312"/>
          <w:b/>
          <w:color w:val="000000"/>
          <w:sz w:val="30"/>
          <w:highlight w:val="none"/>
        </w:rPr>
      </w:pPr>
      <w:r>
        <w:rPr>
          <w:rFonts w:hint="eastAsia" w:ascii="仿宋_GB2312" w:eastAsia="仿宋_GB2312"/>
          <w:b/>
          <w:color w:val="000000"/>
          <w:sz w:val="30"/>
          <w:szCs w:val="30"/>
          <w:highlight w:val="none"/>
        </w:rPr>
        <w:t>（二）试用期限</w:t>
      </w:r>
    </w:p>
    <w:p>
      <w:pPr>
        <w:adjustRightInd w:val="0"/>
        <w:snapToGrid w:val="0"/>
        <w:spacing w:beforeLines="0" w:afterLines="0" w:line="600" w:lineRule="exact"/>
        <w:ind w:firstLine="592" w:firstLineChars="200"/>
        <w:rPr>
          <w:rFonts w:hint="eastAsia" w:ascii="仿宋_GB2312" w:eastAsia="仿宋_GB2312"/>
          <w:color w:val="000000"/>
          <w:sz w:val="30"/>
          <w:highlight w:val="none"/>
        </w:rPr>
      </w:pPr>
      <w:r>
        <w:rPr>
          <w:rFonts w:hint="eastAsia" w:ascii="仿宋_GB2312" w:eastAsia="仿宋_GB2312"/>
          <w:color w:val="000000"/>
          <w:sz w:val="30"/>
          <w:highlight w:val="none"/>
        </w:rPr>
        <w:t>双方同意按以下第</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种方式确定试用期期限（试用期包括在合同期内）：</w:t>
      </w:r>
    </w:p>
    <w:p>
      <w:pPr>
        <w:adjustRightInd w:val="0"/>
        <w:snapToGrid w:val="0"/>
        <w:spacing w:beforeLines="0" w:afterLines="0" w:line="600" w:lineRule="exact"/>
        <w:ind w:firstLine="525"/>
        <w:rPr>
          <w:rFonts w:hint="eastAsia" w:ascii="仿宋_GB2312" w:eastAsia="仿宋_GB2312"/>
          <w:color w:val="000000"/>
          <w:sz w:val="30"/>
          <w:highlight w:val="none"/>
        </w:rPr>
      </w:pPr>
      <w:r>
        <w:rPr>
          <w:rFonts w:hint="default" w:ascii="Times New Roman" w:hAnsi="Times New Roman" w:eastAsia="仿宋_GB2312" w:cs="Times New Roman"/>
          <w:color w:val="000000"/>
          <w:sz w:val="30"/>
          <w:highlight w:val="none"/>
        </w:rPr>
        <w:t>1</w:t>
      </w:r>
      <w:r>
        <w:rPr>
          <w:rFonts w:hint="eastAsia" w:ascii="仿宋_GB2312" w:eastAsia="仿宋_GB2312"/>
          <w:color w:val="000000"/>
          <w:sz w:val="30"/>
          <w:highlight w:val="none"/>
          <w:lang w:val="en-US" w:eastAsia="zh-CN"/>
        </w:rPr>
        <w:t>.</w:t>
      </w:r>
      <w:r>
        <w:rPr>
          <w:rFonts w:hint="eastAsia" w:ascii="仿宋_GB2312" w:eastAsia="仿宋_GB2312"/>
          <w:color w:val="000000"/>
          <w:sz w:val="30"/>
          <w:highlight w:val="none"/>
        </w:rPr>
        <w:t>无试用期。</w:t>
      </w:r>
    </w:p>
    <w:p>
      <w:pPr>
        <w:adjustRightInd w:val="0"/>
        <w:snapToGrid w:val="0"/>
        <w:spacing w:beforeLines="0" w:afterLines="0" w:line="600" w:lineRule="exact"/>
        <w:ind w:firstLine="525"/>
        <w:rPr>
          <w:rFonts w:hint="eastAsia" w:ascii="仿宋_GB2312" w:eastAsia="仿宋_GB2312"/>
          <w:color w:val="000000"/>
          <w:sz w:val="30"/>
          <w:highlight w:val="none"/>
        </w:rPr>
      </w:pPr>
      <w:r>
        <w:rPr>
          <w:rFonts w:hint="default" w:ascii="Times New Roman" w:hAnsi="Times New Roman" w:eastAsia="仿宋_GB2312" w:cs="Times New Roman"/>
          <w:color w:val="000000"/>
          <w:sz w:val="30"/>
          <w:highlight w:val="none"/>
        </w:rPr>
        <w:t>2</w:t>
      </w:r>
      <w:r>
        <w:rPr>
          <w:rFonts w:hint="eastAsia" w:ascii="仿宋_GB2312" w:eastAsia="仿宋_GB2312"/>
          <w:color w:val="000000"/>
          <w:sz w:val="30"/>
          <w:highlight w:val="none"/>
          <w:lang w:val="en-US" w:eastAsia="zh-CN"/>
        </w:rPr>
        <w:t>.</w:t>
      </w:r>
      <w:r>
        <w:rPr>
          <w:rFonts w:hint="eastAsia" w:ascii="仿宋_GB2312" w:eastAsia="仿宋_GB2312"/>
          <w:color w:val="000000"/>
          <w:sz w:val="30"/>
          <w:highlight w:val="none"/>
        </w:rPr>
        <w:t>试用期从</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年</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月</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日起至</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年</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月</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日止。</w:t>
      </w:r>
    </w:p>
    <w:p>
      <w:pPr>
        <w:adjustRightInd w:val="0"/>
        <w:snapToGrid w:val="0"/>
        <w:spacing w:beforeLines="0" w:afterLines="0" w:line="600" w:lineRule="exact"/>
        <w:ind w:firstLine="570"/>
        <w:rPr>
          <w:rFonts w:hint="eastAsia" w:ascii="仿宋_GB2312" w:eastAsia="仿宋_GB2312"/>
          <w:color w:val="000000"/>
          <w:sz w:val="30"/>
          <w:highlight w:val="none"/>
        </w:rPr>
      </w:pPr>
      <w:r>
        <w:rPr>
          <w:rFonts w:hint="eastAsia" w:ascii="仿宋_GB2312" w:eastAsia="仿宋_GB2312"/>
          <w:color w:val="000000"/>
          <w:sz w:val="30"/>
          <w:highlight w:val="none"/>
        </w:rPr>
        <w:t>（</w:t>
      </w:r>
      <w:r>
        <w:rPr>
          <w:rFonts w:hint="eastAsia" w:ascii="仿宋_GB2312" w:eastAsia="仿宋_GB2312"/>
          <w:color w:val="000000"/>
          <w:sz w:val="24"/>
          <w:highlight w:val="none"/>
        </w:rPr>
        <w:t>合同期限三个月以上不满一年的，试用期不得超过一个月；合同期限在一年以上不满三年的，试用期不得超过二个月；三年以上固定期限和无固定期限的合同，试用期不得超过六个月。以完成一定工作任务为期限的合同或合同期限不满三个月的，不得约定试用期。同一用人单位与同一劳动者只能约定一次试用期。</w:t>
      </w:r>
      <w:r>
        <w:rPr>
          <w:rFonts w:hint="eastAsia" w:ascii="仿宋_GB2312" w:eastAsia="仿宋_GB2312"/>
          <w:color w:val="000000"/>
          <w:sz w:val="30"/>
          <w:highlight w:val="none"/>
        </w:rPr>
        <w:t>）</w:t>
      </w:r>
    </w:p>
    <w:p>
      <w:pPr>
        <w:adjustRightInd w:val="0"/>
        <w:snapToGrid w:val="0"/>
        <w:spacing w:beforeLines="0" w:afterLines="0" w:line="600" w:lineRule="exact"/>
        <w:ind w:firstLine="594"/>
        <w:jc w:val="left"/>
        <w:rPr>
          <w:rFonts w:hint="eastAsia" w:ascii="黑体" w:hAnsi="黑体" w:eastAsia="黑体"/>
          <w:color w:val="000000"/>
          <w:sz w:val="30"/>
          <w:szCs w:val="30"/>
          <w:highlight w:val="none"/>
        </w:rPr>
      </w:pPr>
      <w:r>
        <w:rPr>
          <w:rFonts w:hint="eastAsia" w:ascii="黑体" w:hAnsi="黑体" w:eastAsia="黑体"/>
          <w:color w:val="000000"/>
          <w:sz w:val="30"/>
          <w:szCs w:val="30"/>
          <w:highlight w:val="none"/>
        </w:rPr>
        <w:t>二、工作内容和工作地点</w:t>
      </w:r>
    </w:p>
    <w:p>
      <w:pPr>
        <w:adjustRightInd w:val="0"/>
        <w:snapToGrid w:val="0"/>
        <w:spacing w:beforeLines="0" w:afterLines="0" w:line="600" w:lineRule="exact"/>
        <w:ind w:firstLine="560"/>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（一）乙方的工作内容：</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w:t>
      </w:r>
    </w:p>
    <w:p>
      <w:pPr>
        <w:adjustRightInd w:val="0"/>
        <w:snapToGrid w:val="0"/>
        <w:spacing w:beforeLines="0" w:afterLines="0" w:line="600" w:lineRule="exact"/>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 xml:space="preserve">    （二）乙方工作内容确定为（填“是”）：（</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）管理和专业技术类/（</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）工人类。</w:t>
      </w:r>
    </w:p>
    <w:p>
      <w:pPr>
        <w:adjustRightInd w:val="0"/>
        <w:snapToGrid w:val="0"/>
        <w:spacing w:beforeLines="0" w:afterLines="0" w:line="600" w:lineRule="exact"/>
        <w:ind w:firstLine="560"/>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（三）甲方因生产经营需要调整乙方的工作内容，应协商一致，按变更本合同办理，双方签字或盖章确认的协议书或依法变更通知书作为本合同的附件。</w:t>
      </w:r>
    </w:p>
    <w:p>
      <w:pPr>
        <w:adjustRightInd w:val="0"/>
        <w:snapToGrid w:val="0"/>
        <w:spacing w:beforeLines="0" w:afterLines="0" w:line="600" w:lineRule="exact"/>
        <w:ind w:firstLine="560"/>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（四）乙方工作地点：</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u w:val="single"/>
          <w:lang w:val="en-US" w:eastAsia="zh-CN"/>
        </w:rPr>
        <w:t xml:space="preserve">         </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w:t>
      </w:r>
    </w:p>
    <w:p>
      <w:pPr>
        <w:adjustRightInd w:val="0"/>
        <w:snapToGrid w:val="0"/>
        <w:spacing w:beforeLines="0" w:afterLines="0" w:line="600" w:lineRule="exact"/>
        <w:ind w:firstLine="594"/>
        <w:jc w:val="left"/>
        <w:rPr>
          <w:rFonts w:hint="eastAsia" w:ascii="黑体" w:hAnsi="黑体" w:eastAsia="黑体"/>
          <w:color w:val="000000"/>
          <w:sz w:val="30"/>
          <w:szCs w:val="30"/>
          <w:highlight w:val="none"/>
        </w:rPr>
      </w:pPr>
      <w:r>
        <w:rPr>
          <w:rFonts w:hint="eastAsia" w:ascii="黑体" w:hAnsi="黑体" w:eastAsia="黑体"/>
          <w:color w:val="000000"/>
          <w:sz w:val="30"/>
          <w:szCs w:val="30"/>
          <w:highlight w:val="none"/>
        </w:rPr>
        <w:t>三、工作时间和休息休假</w:t>
      </w:r>
    </w:p>
    <w:p>
      <w:pPr>
        <w:adjustRightInd w:val="0"/>
        <w:snapToGrid w:val="0"/>
        <w:spacing w:beforeLines="0" w:afterLines="0" w:line="600" w:lineRule="exact"/>
        <w:ind w:firstLine="592" w:firstLineChars="200"/>
        <w:rPr>
          <w:rFonts w:hint="eastAsia" w:ascii="仿宋_GB2312" w:eastAsia="仿宋_GB2312"/>
          <w:color w:val="000000"/>
          <w:sz w:val="28"/>
          <w:highlight w:val="none"/>
        </w:rPr>
      </w:pPr>
      <w:r>
        <w:rPr>
          <w:rFonts w:hint="eastAsia" w:ascii="仿宋_GB2312" w:eastAsia="仿宋_GB2312"/>
          <w:color w:val="000000"/>
          <w:sz w:val="30"/>
          <w:highlight w:val="none"/>
        </w:rPr>
        <w:t>（一）甲、乙双方同意按以下第</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种方式确定乙方的工作时间：</w:t>
      </w:r>
    </w:p>
    <w:p>
      <w:pPr>
        <w:adjustRightInd w:val="0"/>
        <w:snapToGrid w:val="0"/>
        <w:spacing w:beforeLines="0" w:afterLines="0" w:line="600" w:lineRule="exact"/>
        <w:ind w:firstLine="600"/>
        <w:rPr>
          <w:rFonts w:hint="eastAsia" w:ascii="仿宋_GB2312" w:eastAsia="仿宋_GB2312"/>
          <w:color w:val="000000"/>
          <w:sz w:val="30"/>
          <w:highlight w:val="none"/>
        </w:rPr>
      </w:pPr>
      <w:r>
        <w:rPr>
          <w:rFonts w:hint="default" w:ascii="Times New Roman" w:hAnsi="Times New Roman" w:eastAsia="仿宋_GB2312" w:cs="Times New Roman"/>
          <w:color w:val="000000"/>
          <w:sz w:val="30"/>
          <w:highlight w:val="none"/>
        </w:rPr>
        <w:t>1</w:t>
      </w:r>
      <w:r>
        <w:rPr>
          <w:rFonts w:hint="eastAsia" w:ascii="仿宋_GB2312" w:eastAsia="仿宋_GB2312"/>
          <w:color w:val="000000"/>
          <w:sz w:val="30"/>
          <w:highlight w:val="none"/>
          <w:lang w:val="en-US" w:eastAsia="zh-CN"/>
        </w:rPr>
        <w:t>.</w:t>
      </w:r>
      <w:r>
        <w:rPr>
          <w:rFonts w:hint="eastAsia" w:ascii="仿宋_GB2312" w:eastAsia="仿宋_GB2312"/>
          <w:color w:val="000000"/>
          <w:sz w:val="30"/>
          <w:highlight w:val="none"/>
        </w:rPr>
        <w:t>标准工时制，即每日工作</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小时，每周工作</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天，每周正常工作不超过</w:t>
      </w:r>
      <w:r>
        <w:rPr>
          <w:rFonts w:hint="default" w:ascii="Times New Roman" w:hAnsi="Times New Roman" w:eastAsia="仿宋_GB2312" w:cs="Times New Roman"/>
          <w:color w:val="000000"/>
          <w:sz w:val="30"/>
          <w:highlight w:val="none"/>
        </w:rPr>
        <w:t>40</w:t>
      </w:r>
      <w:r>
        <w:rPr>
          <w:rFonts w:hint="eastAsia" w:ascii="仿宋_GB2312" w:eastAsia="仿宋_GB2312"/>
          <w:color w:val="000000"/>
          <w:sz w:val="30"/>
          <w:highlight w:val="none"/>
        </w:rPr>
        <w:t>小时，并至少休息一天。</w:t>
      </w:r>
    </w:p>
    <w:p>
      <w:pPr>
        <w:adjustRightInd w:val="0"/>
        <w:snapToGrid w:val="0"/>
        <w:spacing w:beforeLines="0" w:afterLines="0" w:line="600" w:lineRule="exact"/>
        <w:ind w:firstLine="600"/>
        <w:rPr>
          <w:rFonts w:hint="eastAsia" w:ascii="仿宋_GB2312" w:eastAsia="仿宋_GB2312"/>
          <w:color w:val="000000"/>
          <w:sz w:val="30"/>
          <w:highlight w:val="none"/>
        </w:rPr>
      </w:pPr>
      <w:r>
        <w:rPr>
          <w:rFonts w:hint="default" w:ascii="Times New Roman" w:hAnsi="Times New Roman" w:eastAsia="仿宋_GB2312" w:cs="Times New Roman"/>
          <w:color w:val="000000"/>
          <w:sz w:val="30"/>
          <w:highlight w:val="none"/>
        </w:rPr>
        <w:t>2</w:t>
      </w:r>
      <w:r>
        <w:rPr>
          <w:rFonts w:hint="eastAsia" w:ascii="仿宋_GB2312" w:eastAsia="仿宋_GB2312"/>
          <w:color w:val="000000"/>
          <w:sz w:val="30"/>
          <w:highlight w:val="none"/>
          <w:lang w:val="en-US" w:eastAsia="zh-CN"/>
        </w:rPr>
        <w:t>.</w:t>
      </w:r>
      <w:r>
        <w:rPr>
          <w:rFonts w:hint="eastAsia" w:ascii="仿宋_GB2312" w:eastAsia="仿宋_GB2312"/>
          <w:color w:val="000000"/>
          <w:sz w:val="30"/>
          <w:highlight w:val="none"/>
        </w:rPr>
        <w:t>不定时工作制，即经人力资源和社会保障部门审批，乙方所在岗位实行不定时工作制。</w:t>
      </w:r>
    </w:p>
    <w:p>
      <w:pPr>
        <w:adjustRightInd w:val="0"/>
        <w:snapToGrid w:val="0"/>
        <w:spacing w:beforeLines="0" w:afterLines="0" w:line="600" w:lineRule="exact"/>
        <w:ind w:firstLine="600"/>
        <w:rPr>
          <w:rFonts w:hint="eastAsia" w:ascii="仿宋_GB2312" w:eastAsia="仿宋_GB2312"/>
          <w:color w:val="000000"/>
          <w:sz w:val="30"/>
          <w:highlight w:val="none"/>
        </w:rPr>
      </w:pPr>
      <w:r>
        <w:rPr>
          <w:rFonts w:hint="default" w:ascii="Times New Roman" w:hAnsi="Times New Roman" w:eastAsia="仿宋_GB2312" w:cs="Times New Roman"/>
          <w:color w:val="000000"/>
          <w:sz w:val="30"/>
          <w:highlight w:val="none"/>
        </w:rPr>
        <w:t>3</w:t>
      </w:r>
      <w:r>
        <w:rPr>
          <w:rFonts w:hint="eastAsia" w:ascii="仿宋_GB2312" w:eastAsia="仿宋_GB2312"/>
          <w:color w:val="000000"/>
          <w:sz w:val="30"/>
          <w:highlight w:val="none"/>
          <w:lang w:val="en-US" w:eastAsia="zh-CN"/>
        </w:rPr>
        <w:t>.</w:t>
      </w:r>
      <w:r>
        <w:rPr>
          <w:rFonts w:hint="eastAsia" w:ascii="仿宋_GB2312" w:eastAsia="仿宋_GB2312"/>
          <w:color w:val="000000"/>
          <w:sz w:val="30"/>
          <w:highlight w:val="none"/>
        </w:rPr>
        <w:t>综合计算工时工作制，即经人力资源和社会保障部门审批，乙方所在岗位实行以</w:t>
      </w:r>
      <w:r>
        <w:rPr>
          <w:rFonts w:hint="eastAsia" w:ascii="仿宋_GB2312" w:eastAsia="仿宋_GB2312"/>
          <w:color w:val="000000"/>
          <w:sz w:val="30"/>
          <w:szCs w:val="30"/>
          <w:highlight w:val="none"/>
        </w:rPr>
        <w:t>（填“是”）：</w:t>
      </w:r>
      <w:r>
        <w:rPr>
          <w:rFonts w:hint="eastAsia" w:ascii="仿宋_GB2312" w:eastAsia="仿宋_GB2312"/>
          <w:color w:val="000000"/>
          <w:sz w:val="30"/>
          <w:highlight w:val="none"/>
        </w:rPr>
        <w:t>年（）、半年（）、季（）或月（）为周期的综合计算工时工作制。</w:t>
      </w:r>
    </w:p>
    <w:p>
      <w:pPr>
        <w:adjustRightInd w:val="0"/>
        <w:snapToGrid w:val="0"/>
        <w:spacing w:beforeLines="0" w:afterLines="0" w:line="600" w:lineRule="exact"/>
        <w:ind w:firstLine="592" w:firstLineChars="200"/>
        <w:rPr>
          <w:rFonts w:hint="eastAsia" w:ascii="仿宋_GB2312" w:eastAsia="仿宋_GB2312"/>
          <w:color w:val="000000"/>
          <w:sz w:val="30"/>
          <w:highlight w:val="none"/>
        </w:rPr>
      </w:pPr>
      <w:r>
        <w:rPr>
          <w:rFonts w:hint="eastAsia" w:ascii="仿宋_GB2312" w:eastAsia="仿宋_GB2312"/>
          <w:color w:val="000000"/>
          <w:sz w:val="30"/>
          <w:highlight w:val="none"/>
        </w:rPr>
        <w:t>（二）甲方确因生产经营需要安排乙方加班加点的，应符合有关规定，不得强迫或者变相强迫乙方加班加点。</w:t>
      </w:r>
    </w:p>
    <w:p>
      <w:pPr>
        <w:adjustRightInd w:val="0"/>
        <w:snapToGrid w:val="0"/>
        <w:spacing w:beforeLines="0" w:afterLines="0" w:line="600" w:lineRule="exact"/>
        <w:ind w:firstLine="592" w:firstLineChars="200"/>
        <w:rPr>
          <w:rFonts w:hint="eastAsia" w:ascii="仿宋_GB2312" w:eastAsia="仿宋_GB2312"/>
          <w:color w:val="000000"/>
          <w:sz w:val="30"/>
          <w:highlight w:val="none"/>
        </w:rPr>
      </w:pPr>
      <w:r>
        <w:rPr>
          <w:rFonts w:hint="eastAsia" w:ascii="仿宋_GB2312" w:eastAsia="仿宋_GB2312"/>
          <w:color w:val="000000"/>
          <w:sz w:val="30"/>
          <w:highlight w:val="none"/>
        </w:rPr>
        <w:t>（三）甲方</w:t>
      </w:r>
      <w:r>
        <w:rPr>
          <w:rFonts w:hint="eastAsia" w:ascii="仿宋_GB2312" w:eastAsia="仿宋_GB2312"/>
          <w:color w:val="000000"/>
          <w:sz w:val="30"/>
          <w:szCs w:val="30"/>
          <w:highlight w:val="none"/>
        </w:rPr>
        <w:t>执行法定的及企业依法</w:t>
      </w:r>
      <w:r>
        <w:rPr>
          <w:rFonts w:hint="eastAsia" w:ascii="仿宋_GB2312" w:eastAsia="仿宋_GB2312"/>
          <w:color w:val="000000"/>
          <w:sz w:val="30"/>
          <w:szCs w:val="30"/>
          <w:highlight w:val="none"/>
          <w:lang w:eastAsia="zh-CN"/>
        </w:rPr>
        <w:t>制定</w:t>
      </w:r>
      <w:r>
        <w:rPr>
          <w:rFonts w:hint="eastAsia" w:ascii="仿宋_GB2312" w:eastAsia="仿宋_GB2312"/>
          <w:color w:val="000000"/>
          <w:sz w:val="30"/>
          <w:szCs w:val="30"/>
          <w:highlight w:val="none"/>
        </w:rPr>
        <w:t>的有关工作、休息、休假制度，保障乙方依法享受休息休假待遇</w:t>
      </w:r>
      <w:r>
        <w:rPr>
          <w:rFonts w:hint="eastAsia" w:ascii="仿宋_GB2312" w:eastAsia="仿宋_GB2312"/>
          <w:color w:val="000000"/>
          <w:sz w:val="30"/>
          <w:szCs w:val="30"/>
          <w:highlight w:val="none"/>
          <w:lang w:eastAsia="zh-CN"/>
        </w:rPr>
        <w:t>，</w:t>
      </w:r>
      <w:r>
        <w:rPr>
          <w:rFonts w:hint="eastAsia" w:ascii="仿宋_GB2312" w:eastAsia="仿宋_GB2312"/>
          <w:color w:val="000000"/>
          <w:sz w:val="30"/>
          <w:szCs w:val="30"/>
          <w:highlight w:val="none"/>
        </w:rPr>
        <w:t>按规</w:t>
      </w:r>
      <w:r>
        <w:rPr>
          <w:rFonts w:hint="eastAsia" w:ascii="仿宋_GB2312" w:eastAsia="仿宋_GB2312"/>
          <w:color w:val="000000"/>
          <w:sz w:val="30"/>
          <w:highlight w:val="none"/>
        </w:rPr>
        <w:t>定给予乙方享受</w:t>
      </w:r>
      <w:r>
        <w:rPr>
          <w:rFonts w:hint="eastAsia" w:ascii="仿宋_GB2312" w:eastAsia="仿宋_GB2312"/>
          <w:color w:val="000000"/>
          <w:sz w:val="30"/>
          <w:highlight w:val="none"/>
          <w:lang w:eastAsia="zh-CN"/>
        </w:rPr>
        <w:t>休息日</w:t>
      </w:r>
      <w:r>
        <w:rPr>
          <w:rFonts w:hint="eastAsia" w:ascii="仿宋_GB2312" w:eastAsia="仿宋_GB2312"/>
          <w:color w:val="000000"/>
          <w:sz w:val="30"/>
          <w:highlight w:val="none"/>
          <w:lang w:val="en-US" w:eastAsia="zh-CN"/>
        </w:rPr>
        <w:t>以及</w:t>
      </w:r>
      <w:r>
        <w:rPr>
          <w:rFonts w:hint="eastAsia" w:ascii="仿宋_GB2312" w:eastAsia="仿宋_GB2312"/>
          <w:color w:val="000000"/>
          <w:sz w:val="30"/>
          <w:highlight w:val="none"/>
          <w:lang w:eastAsia="zh-CN"/>
        </w:rPr>
        <w:t>法定节假日</w:t>
      </w:r>
      <w:r>
        <w:rPr>
          <w:rFonts w:hint="eastAsia" w:ascii="仿宋_GB2312" w:eastAsia="仿宋_GB2312"/>
          <w:color w:val="000000"/>
          <w:sz w:val="30"/>
          <w:highlight w:val="none"/>
        </w:rPr>
        <w:t>、年休假、婚假、丧假、产假、</w:t>
      </w:r>
      <w:r>
        <w:rPr>
          <w:rFonts w:hint="eastAsia" w:ascii="仿宋_GB2312" w:eastAsia="仿宋_GB2312"/>
          <w:color w:val="000000"/>
          <w:sz w:val="30"/>
          <w:highlight w:val="none"/>
          <w:lang w:eastAsia="zh-CN"/>
        </w:rPr>
        <w:t>陪产假、育儿假、奖励假、护理假</w:t>
      </w:r>
      <w:r>
        <w:rPr>
          <w:rFonts w:hint="eastAsia" w:ascii="仿宋_GB2312" w:eastAsia="仿宋_GB2312"/>
          <w:color w:val="000000"/>
          <w:sz w:val="30"/>
          <w:highlight w:val="none"/>
        </w:rPr>
        <w:t>等假期。</w:t>
      </w:r>
    </w:p>
    <w:p>
      <w:pPr>
        <w:adjustRightInd w:val="0"/>
        <w:snapToGrid w:val="0"/>
        <w:spacing w:beforeLines="0" w:afterLines="0" w:line="600" w:lineRule="exact"/>
        <w:ind w:firstLine="594"/>
        <w:jc w:val="left"/>
        <w:rPr>
          <w:rFonts w:hint="eastAsia" w:ascii="黑体" w:hAnsi="黑体" w:eastAsia="黑体"/>
          <w:color w:val="000000"/>
          <w:sz w:val="30"/>
          <w:szCs w:val="30"/>
          <w:highlight w:val="none"/>
        </w:rPr>
      </w:pPr>
      <w:r>
        <w:rPr>
          <w:rFonts w:hint="eastAsia" w:ascii="黑体" w:hAnsi="黑体" w:eastAsia="黑体"/>
          <w:color w:val="000000"/>
          <w:sz w:val="30"/>
          <w:szCs w:val="30"/>
          <w:highlight w:val="none"/>
        </w:rPr>
        <w:t>四、劳动报酬</w:t>
      </w:r>
    </w:p>
    <w:p>
      <w:pPr>
        <w:adjustRightInd w:val="0"/>
        <w:snapToGrid w:val="0"/>
        <w:spacing w:beforeLines="0" w:afterLines="0" w:line="600" w:lineRule="exact"/>
        <w:ind w:firstLine="525"/>
        <w:rPr>
          <w:rFonts w:hint="eastAsia" w:ascii="仿宋_GB2312" w:eastAsia="仿宋_GB2312"/>
          <w:color w:val="000000"/>
          <w:sz w:val="30"/>
          <w:highlight w:val="none"/>
        </w:rPr>
      </w:pPr>
      <w:r>
        <w:rPr>
          <w:rFonts w:hint="eastAsia" w:ascii="仿宋_GB2312" w:eastAsia="仿宋_GB2312"/>
          <w:color w:val="000000"/>
          <w:sz w:val="30"/>
          <w:highlight w:val="none"/>
        </w:rPr>
        <w:t>（一）乙方正常工作时间的工资标准（计算加班工资基数），按下列第（    ）种形式执行，并不得低于当地最低工资标准及本单位集体合同约定的标准。</w:t>
      </w:r>
    </w:p>
    <w:p>
      <w:pPr>
        <w:adjustRightInd w:val="0"/>
        <w:snapToGrid w:val="0"/>
        <w:spacing w:beforeLines="0" w:afterLines="0" w:line="600" w:lineRule="exact"/>
        <w:ind w:firstLine="592" w:firstLineChars="200"/>
        <w:rPr>
          <w:rFonts w:hint="eastAsia" w:ascii="仿宋_GB2312" w:eastAsia="仿宋_GB2312"/>
          <w:color w:val="000000"/>
          <w:sz w:val="30"/>
          <w:highlight w:val="none"/>
        </w:rPr>
      </w:pPr>
      <w:r>
        <w:rPr>
          <w:rFonts w:hint="default" w:ascii="Times New Roman" w:hAnsi="Times New Roman" w:eastAsia="仿宋_GB2312" w:cs="Times New Roman"/>
          <w:color w:val="000000"/>
          <w:sz w:val="30"/>
          <w:highlight w:val="none"/>
        </w:rPr>
        <w:t>1</w:t>
      </w:r>
      <w:r>
        <w:rPr>
          <w:rFonts w:hint="eastAsia" w:ascii="仿宋_GB2312" w:eastAsia="仿宋_GB2312"/>
          <w:color w:val="000000"/>
          <w:sz w:val="30"/>
          <w:highlight w:val="none"/>
          <w:lang w:val="en-US" w:eastAsia="zh-CN"/>
        </w:rPr>
        <w:t>.</w:t>
      </w:r>
      <w:r>
        <w:rPr>
          <w:rFonts w:hint="eastAsia" w:ascii="仿宋_GB2312" w:eastAsia="仿宋_GB2312"/>
          <w:color w:val="000000"/>
          <w:sz w:val="30"/>
          <w:highlight w:val="none"/>
        </w:rPr>
        <w:t>计时工资：</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元／月（</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元／周）；</w:t>
      </w:r>
    </w:p>
    <w:p>
      <w:pPr>
        <w:adjustRightInd w:val="0"/>
        <w:snapToGrid w:val="0"/>
        <w:spacing w:beforeLines="0" w:afterLines="0" w:line="600" w:lineRule="exact"/>
        <w:ind w:firstLine="592" w:firstLineChars="200"/>
        <w:rPr>
          <w:rFonts w:hint="eastAsia" w:ascii="仿宋_GB2312" w:eastAsia="仿宋_GB2312"/>
          <w:color w:val="000000"/>
          <w:sz w:val="30"/>
          <w:highlight w:val="none"/>
        </w:rPr>
      </w:pPr>
      <w:r>
        <w:rPr>
          <w:rFonts w:hint="default" w:ascii="Times New Roman" w:hAnsi="Times New Roman" w:eastAsia="仿宋_GB2312" w:cs="Times New Roman"/>
          <w:color w:val="000000"/>
          <w:sz w:val="30"/>
          <w:highlight w:val="none"/>
        </w:rPr>
        <w:t>2</w:t>
      </w:r>
      <w:r>
        <w:rPr>
          <w:rFonts w:hint="eastAsia" w:ascii="仿宋_GB2312" w:eastAsia="仿宋_GB2312"/>
          <w:color w:val="000000"/>
          <w:sz w:val="30"/>
          <w:highlight w:val="none"/>
          <w:lang w:val="en-US" w:eastAsia="zh-CN"/>
        </w:rPr>
        <w:t>.</w:t>
      </w:r>
      <w:r>
        <w:rPr>
          <w:rFonts w:hint="eastAsia" w:ascii="仿宋_GB2312" w:eastAsia="仿宋_GB2312"/>
          <w:color w:val="000000"/>
          <w:sz w:val="30"/>
          <w:highlight w:val="none"/>
        </w:rPr>
        <w:t>计件工资：</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w:t>
      </w:r>
      <w:r>
        <w:rPr>
          <w:rFonts w:hint="default" w:ascii="Times New Roman" w:hAnsi="Times New Roman" w:eastAsia="仿宋_GB2312" w:cs="Times New Roman"/>
          <w:color w:val="000000"/>
          <w:sz w:val="24"/>
          <w:highlight w:val="none"/>
        </w:rPr>
        <w:t>70</w:t>
      </w:r>
      <w:r>
        <w:rPr>
          <w:rFonts w:hint="eastAsia" w:ascii="仿宋_GB2312" w:eastAsia="仿宋_GB2312"/>
          <w:color w:val="000000"/>
          <w:sz w:val="24"/>
          <w:highlight w:val="none"/>
        </w:rPr>
        <w:t>％以上职工在正常工作时间内可以完成的，本项约定方为成立</w:t>
      </w:r>
      <w:r>
        <w:rPr>
          <w:rFonts w:hint="eastAsia" w:ascii="仿宋_GB2312" w:eastAsia="仿宋_GB2312"/>
          <w:color w:val="000000"/>
          <w:sz w:val="30"/>
          <w:highlight w:val="none"/>
        </w:rPr>
        <w:t>）</w:t>
      </w:r>
      <w:r>
        <w:rPr>
          <w:rFonts w:hint="eastAsia" w:ascii="仿宋_GB2312" w:eastAsia="仿宋_GB2312"/>
          <w:color w:val="000000"/>
          <w:szCs w:val="32"/>
          <w:highlight w:val="none"/>
        </w:rPr>
        <w:t>；</w:t>
      </w:r>
    </w:p>
    <w:p>
      <w:pPr>
        <w:adjustRightInd w:val="0"/>
        <w:snapToGrid w:val="0"/>
        <w:spacing w:beforeLines="0" w:afterLines="0" w:line="600" w:lineRule="exact"/>
        <w:ind w:firstLine="592" w:firstLineChars="200"/>
        <w:rPr>
          <w:rFonts w:hint="eastAsia" w:ascii="仿宋_GB2312" w:eastAsia="仿宋_GB2312"/>
          <w:color w:val="000000"/>
          <w:sz w:val="30"/>
          <w:highlight w:val="none"/>
        </w:rPr>
      </w:pPr>
      <w:r>
        <w:rPr>
          <w:rFonts w:hint="default" w:ascii="Times New Roman" w:hAnsi="Times New Roman" w:eastAsia="仿宋_GB2312" w:cs="Times New Roman"/>
          <w:color w:val="000000"/>
          <w:sz w:val="30"/>
          <w:highlight w:val="none"/>
        </w:rPr>
        <w:t>3</w:t>
      </w:r>
      <w:r>
        <w:rPr>
          <w:rFonts w:hint="eastAsia" w:ascii="仿宋_GB2312" w:eastAsia="仿宋_GB2312"/>
          <w:color w:val="000000"/>
          <w:sz w:val="30"/>
          <w:highlight w:val="none"/>
          <w:lang w:val="en-US" w:eastAsia="zh-CN"/>
        </w:rPr>
        <w:t>.</w:t>
      </w:r>
      <w:r>
        <w:rPr>
          <w:rFonts w:hint="eastAsia" w:ascii="仿宋_GB2312" w:eastAsia="仿宋_GB2312"/>
          <w:color w:val="000000"/>
          <w:sz w:val="30"/>
          <w:highlight w:val="none"/>
        </w:rPr>
        <w:t>其他形式：</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w:t>
      </w:r>
    </w:p>
    <w:p>
      <w:pPr>
        <w:adjustRightInd w:val="0"/>
        <w:snapToGrid w:val="0"/>
        <w:spacing w:beforeLines="0" w:afterLines="0" w:line="600" w:lineRule="exact"/>
        <w:ind w:firstLine="592" w:firstLineChars="200"/>
        <w:rPr>
          <w:rFonts w:hint="eastAsia" w:ascii="仿宋_GB2312" w:eastAsia="仿宋_GB2312"/>
          <w:color w:val="000000"/>
          <w:sz w:val="30"/>
          <w:highlight w:val="none"/>
        </w:rPr>
      </w:pPr>
      <w:r>
        <w:rPr>
          <w:rFonts w:hint="eastAsia" w:ascii="仿宋_GB2312" w:eastAsia="仿宋_GB2312"/>
          <w:color w:val="000000"/>
          <w:sz w:val="30"/>
          <w:highlight w:val="none"/>
        </w:rPr>
        <w:t>（二）乙方试用期工资为</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元／月（</w:t>
      </w:r>
      <w:r>
        <w:rPr>
          <w:rFonts w:hint="eastAsia" w:ascii="仿宋_GB2312" w:eastAsia="仿宋_GB2312"/>
          <w:color w:val="000000"/>
          <w:sz w:val="24"/>
          <w:highlight w:val="none"/>
        </w:rPr>
        <w:t>不得低于第（一）款约定工资的</w:t>
      </w:r>
      <w:r>
        <w:rPr>
          <w:rFonts w:hint="default" w:ascii="Times New Roman" w:hAnsi="Times New Roman" w:eastAsia="仿宋_GB2312" w:cs="Times New Roman"/>
          <w:color w:val="000000"/>
          <w:sz w:val="24"/>
          <w:highlight w:val="none"/>
        </w:rPr>
        <w:t>80</w:t>
      </w:r>
      <w:r>
        <w:rPr>
          <w:rFonts w:hint="eastAsia" w:ascii="仿宋_GB2312" w:eastAsia="仿宋_GB2312"/>
          <w:color w:val="000000"/>
          <w:sz w:val="24"/>
          <w:highlight w:val="none"/>
        </w:rPr>
        <w:t>％或单位同一岗位最低档工资，并不得低于本市最低工资标准</w:t>
      </w:r>
      <w:r>
        <w:rPr>
          <w:rFonts w:hint="eastAsia" w:ascii="仿宋_GB2312" w:eastAsia="仿宋_GB2312"/>
          <w:color w:val="000000"/>
          <w:sz w:val="30"/>
          <w:highlight w:val="none"/>
        </w:rPr>
        <w:t>）。</w:t>
      </w:r>
    </w:p>
    <w:p>
      <w:pPr>
        <w:pStyle w:val="2"/>
        <w:adjustRightInd w:val="0"/>
        <w:snapToGrid w:val="0"/>
        <w:spacing w:beforeLines="0" w:after="0" w:afterLines="0" w:line="600" w:lineRule="exact"/>
        <w:ind w:left="632" w:leftChars="0"/>
        <w:rPr>
          <w:rFonts w:hint="eastAsia" w:ascii="仿宋_GB2312"/>
          <w:color w:val="000000"/>
          <w:sz w:val="30"/>
          <w:szCs w:val="30"/>
          <w:highlight w:val="none"/>
        </w:rPr>
      </w:pPr>
      <w:r>
        <w:rPr>
          <w:rFonts w:hint="eastAsia" w:ascii="仿宋_GB2312"/>
          <w:color w:val="000000"/>
          <w:sz w:val="30"/>
          <w:szCs w:val="30"/>
          <w:highlight w:val="none"/>
        </w:rPr>
        <w:t>（三）甲方依法安排乙方加班的，应按《劳动法》第四十四条的</w:t>
      </w:r>
    </w:p>
    <w:p>
      <w:pPr>
        <w:pStyle w:val="2"/>
        <w:adjustRightInd w:val="0"/>
        <w:snapToGrid w:val="0"/>
        <w:spacing w:beforeLines="0" w:after="0" w:afterLines="0" w:line="600" w:lineRule="exact"/>
        <w:ind w:left="0" w:leftChars="0"/>
        <w:rPr>
          <w:rFonts w:hint="eastAsia" w:ascii="仿宋_GB2312"/>
          <w:color w:val="000000"/>
          <w:sz w:val="30"/>
          <w:szCs w:val="30"/>
          <w:highlight w:val="none"/>
        </w:rPr>
      </w:pPr>
      <w:r>
        <w:rPr>
          <w:rFonts w:hint="eastAsia" w:ascii="仿宋_GB2312"/>
          <w:color w:val="000000"/>
          <w:sz w:val="30"/>
          <w:szCs w:val="30"/>
          <w:highlight w:val="none"/>
        </w:rPr>
        <w:t>规定支付加班工资。</w:t>
      </w:r>
    </w:p>
    <w:p>
      <w:pPr>
        <w:adjustRightInd w:val="0"/>
        <w:snapToGrid w:val="0"/>
        <w:spacing w:beforeLines="0" w:afterLines="0" w:line="600" w:lineRule="exact"/>
        <w:ind w:firstLine="592" w:firstLineChars="200"/>
        <w:rPr>
          <w:rFonts w:hint="eastAsia" w:ascii="仿宋_GB2312" w:eastAsia="仿宋_GB2312"/>
          <w:color w:val="000000"/>
          <w:sz w:val="30"/>
          <w:highlight w:val="none"/>
        </w:rPr>
      </w:pPr>
      <w:r>
        <w:rPr>
          <w:rFonts w:hint="eastAsia" w:ascii="仿宋_GB2312" w:eastAsia="仿宋_GB2312"/>
          <w:color w:val="000000"/>
          <w:sz w:val="30"/>
          <w:highlight w:val="none"/>
        </w:rPr>
        <w:t>（四）工资必须以法定货币支付，不得以实物或其他有价证券等形式替代货币支付。</w:t>
      </w:r>
    </w:p>
    <w:p>
      <w:pPr>
        <w:adjustRightInd w:val="0"/>
        <w:snapToGrid w:val="0"/>
        <w:spacing w:beforeLines="0" w:afterLines="0" w:line="600" w:lineRule="exact"/>
        <w:ind w:firstLine="600"/>
        <w:rPr>
          <w:rFonts w:hint="eastAsia" w:ascii="仿宋_GB2312" w:eastAsia="仿宋_GB2312"/>
          <w:color w:val="000000"/>
          <w:sz w:val="30"/>
          <w:highlight w:val="none"/>
        </w:rPr>
      </w:pPr>
      <w:r>
        <w:rPr>
          <w:rFonts w:hint="eastAsia" w:ascii="仿宋_GB2312" w:eastAsia="仿宋_GB2312"/>
          <w:color w:val="000000"/>
          <w:sz w:val="30"/>
          <w:highlight w:val="none"/>
        </w:rPr>
        <w:t>（</w:t>
      </w:r>
      <w:r>
        <w:rPr>
          <w:rFonts w:hint="eastAsia" w:ascii="仿宋_GB2312" w:eastAsia="仿宋_GB2312"/>
          <w:color w:val="000000"/>
          <w:szCs w:val="32"/>
          <w:highlight w:val="none"/>
        </w:rPr>
        <w:t>五</w:t>
      </w:r>
      <w:r>
        <w:rPr>
          <w:rFonts w:hint="eastAsia" w:ascii="仿宋_GB2312" w:eastAsia="仿宋_GB2312"/>
          <w:color w:val="000000"/>
          <w:sz w:val="30"/>
          <w:highlight w:val="none"/>
        </w:rPr>
        <w:t>）甲方与乙方可以依法根据本单位的经营状况、物价指数情况，经过双方协商或者通过集体协商，确定工资正常增长的具体办法。</w:t>
      </w:r>
    </w:p>
    <w:p>
      <w:pPr>
        <w:adjustRightInd w:val="0"/>
        <w:snapToGrid w:val="0"/>
        <w:spacing w:beforeLines="0" w:afterLines="0" w:line="600" w:lineRule="exact"/>
        <w:ind w:firstLine="600"/>
        <w:rPr>
          <w:rFonts w:hint="eastAsia" w:ascii="仿宋_GB2312" w:eastAsia="仿宋_GB2312"/>
          <w:color w:val="000000"/>
          <w:sz w:val="30"/>
          <w:highlight w:val="none"/>
        </w:rPr>
      </w:pPr>
      <w:r>
        <w:rPr>
          <w:rFonts w:hint="eastAsia" w:ascii="仿宋_GB2312" w:eastAsia="仿宋_GB2312"/>
          <w:color w:val="000000"/>
          <w:sz w:val="30"/>
          <w:highlight w:val="none"/>
        </w:rPr>
        <w:t>（六）甲方给乙方发放工资的时间为：每月</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日（或周</w:t>
      </w:r>
      <w:r>
        <w:rPr>
          <w:rFonts w:hint="eastAsia" w:ascii="仿宋_GB2312" w:eastAsia="仿宋_GB2312"/>
          <w:color w:val="000000"/>
          <w:sz w:val="30"/>
          <w:highlight w:val="none"/>
          <w:u w:val="single"/>
        </w:rPr>
        <w:t xml:space="preserve">    </w:t>
      </w:r>
      <w:r>
        <w:rPr>
          <w:rFonts w:hint="eastAsia" w:ascii="仿宋_GB2312" w:eastAsia="仿宋_GB2312"/>
          <w:color w:val="000000"/>
          <w:sz w:val="30"/>
          <w:highlight w:val="none"/>
        </w:rPr>
        <w:t>）。如遇节假日或休息日，应提前到最近的工作日支付。</w:t>
      </w:r>
    </w:p>
    <w:p>
      <w:pPr>
        <w:adjustRightInd w:val="0"/>
        <w:snapToGrid w:val="0"/>
        <w:spacing w:beforeLines="0" w:afterLines="0" w:line="600" w:lineRule="exact"/>
        <w:ind w:firstLine="594"/>
        <w:jc w:val="left"/>
        <w:rPr>
          <w:rFonts w:hint="eastAsia" w:ascii="黑体" w:hAnsi="黑体" w:eastAsia="黑体"/>
          <w:color w:val="000000"/>
          <w:sz w:val="30"/>
          <w:szCs w:val="30"/>
          <w:highlight w:val="none"/>
        </w:rPr>
      </w:pPr>
      <w:r>
        <w:rPr>
          <w:rFonts w:hint="eastAsia" w:ascii="黑体" w:hAnsi="黑体" w:eastAsia="黑体"/>
          <w:color w:val="000000"/>
          <w:sz w:val="30"/>
          <w:szCs w:val="30"/>
          <w:highlight w:val="none"/>
        </w:rPr>
        <w:t>五、社会保险</w:t>
      </w:r>
      <w:r>
        <w:rPr>
          <w:rFonts w:hint="eastAsia" w:ascii="黑体" w:hAnsi="黑体" w:eastAsia="黑体"/>
          <w:color w:val="000000"/>
          <w:sz w:val="30"/>
          <w:szCs w:val="30"/>
          <w:highlight w:val="none"/>
          <w:lang w:eastAsia="zh-CN"/>
        </w:rPr>
        <w:t>和</w:t>
      </w:r>
      <w:r>
        <w:rPr>
          <w:rFonts w:hint="eastAsia" w:ascii="黑体" w:hAnsi="黑体" w:eastAsia="黑体"/>
          <w:color w:val="000000"/>
          <w:sz w:val="30"/>
          <w:szCs w:val="30"/>
          <w:highlight w:val="none"/>
        </w:rPr>
        <w:t>住房公积金</w:t>
      </w:r>
    </w:p>
    <w:p>
      <w:pPr>
        <w:adjustRightInd w:val="0"/>
        <w:snapToGrid w:val="0"/>
        <w:spacing w:beforeLines="0" w:afterLines="0" w:line="600" w:lineRule="exact"/>
        <w:ind w:firstLine="592" w:firstLineChars="200"/>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（一）甲、乙双方按照国家和省、市有关规定，参加社会保险，缴纳社会保险费，</w:t>
      </w:r>
      <w:r>
        <w:rPr>
          <w:rFonts w:hint="eastAsia" w:ascii="仿宋_GB2312" w:hAnsi="仿宋_GB2312" w:eastAsia="仿宋_GB2312" w:cs="仿宋_GB2312"/>
          <w:color w:val="000000"/>
          <w:sz w:val="30"/>
          <w:szCs w:val="30"/>
          <w:highlight w:val="none"/>
        </w:rPr>
        <w:t>乙方应当缴纳的社会保险费由甲方从乙方的工资中代扣代缴。</w:t>
      </w:r>
    </w:p>
    <w:p>
      <w:pPr>
        <w:adjustRightInd w:val="0"/>
        <w:snapToGrid w:val="0"/>
        <w:spacing w:beforeLines="0" w:afterLines="0" w:line="600" w:lineRule="exact"/>
        <w:rPr>
          <w:rFonts w:hint="eastAsia" w:ascii="仿宋_GB2312" w:eastAsia="仿宋_GB2312"/>
          <w:color w:val="000000"/>
          <w:sz w:val="30"/>
          <w:highlight w:val="none"/>
        </w:rPr>
      </w:pPr>
      <w:r>
        <w:rPr>
          <w:rFonts w:hint="eastAsia" w:ascii="仿宋_GB2312" w:eastAsia="仿宋_GB2312"/>
          <w:color w:val="000000"/>
          <w:sz w:val="30"/>
          <w:highlight w:val="none"/>
        </w:rPr>
        <w:t xml:space="preserve">    （二）乙方患病或非因工负伤，甲方应按国家和地方的规定给予乙方医疗期和享受医疗待遇，并在规定的医疗期内支付病假工资或疾病救济费。</w:t>
      </w:r>
    </w:p>
    <w:p>
      <w:pPr>
        <w:adjustRightInd w:val="0"/>
        <w:snapToGrid w:val="0"/>
        <w:spacing w:beforeLines="0" w:afterLines="0" w:line="600" w:lineRule="exact"/>
        <w:ind w:firstLine="591"/>
        <w:rPr>
          <w:rFonts w:hint="eastAsia" w:ascii="仿宋_GB2312" w:eastAsia="仿宋_GB2312"/>
          <w:color w:val="000000"/>
          <w:sz w:val="30"/>
          <w:highlight w:val="none"/>
        </w:rPr>
      </w:pPr>
      <w:r>
        <w:rPr>
          <w:rFonts w:hint="eastAsia" w:ascii="仿宋_GB2312" w:eastAsia="仿宋_GB2312"/>
          <w:color w:val="000000"/>
          <w:sz w:val="30"/>
          <w:highlight w:val="none"/>
        </w:rPr>
        <w:t>（三）乙方患职业病、因工负伤或者因工死亡的，甲方应按国家和省</w:t>
      </w:r>
      <w:r>
        <w:rPr>
          <w:rFonts w:hint="eastAsia" w:ascii="仿宋_GB2312" w:eastAsia="仿宋_GB2312"/>
          <w:color w:val="000000"/>
          <w:sz w:val="30"/>
          <w:highlight w:val="none"/>
          <w:lang w:eastAsia="zh-CN"/>
        </w:rPr>
        <w:t>、</w:t>
      </w:r>
      <w:r>
        <w:rPr>
          <w:rFonts w:hint="eastAsia" w:ascii="仿宋_GB2312" w:eastAsia="仿宋_GB2312"/>
          <w:color w:val="000000"/>
          <w:sz w:val="30"/>
          <w:highlight w:val="none"/>
        </w:rPr>
        <w:t>市的工伤保险法律法规的规定办理。</w:t>
      </w:r>
    </w:p>
    <w:p>
      <w:pPr>
        <w:adjustRightInd w:val="0"/>
        <w:snapToGrid w:val="0"/>
        <w:spacing w:beforeLines="0" w:afterLines="0" w:line="600" w:lineRule="exact"/>
        <w:ind w:firstLine="592" w:firstLineChars="200"/>
        <w:outlineLvl w:val="9"/>
        <w:rPr>
          <w:rFonts w:hint="eastAsia" w:ascii="仿宋_GB2312" w:eastAsia="仿宋_GB2312"/>
          <w:color w:val="000000"/>
          <w:sz w:val="30"/>
          <w:highlight w:val="none"/>
        </w:rPr>
      </w:pPr>
      <w:r>
        <w:rPr>
          <w:rFonts w:hint="eastAsia" w:ascii="仿宋_GB2312" w:hAnsi="仿宋_GB2312" w:eastAsia="仿宋_GB2312" w:cs="仿宋_GB2312"/>
          <w:color w:val="000000"/>
          <w:sz w:val="30"/>
          <w:szCs w:val="30"/>
          <w:highlight w:val="none"/>
          <w:u w:val="none" w:color="auto"/>
          <w:lang w:val="en-US" w:eastAsia="zh-CN"/>
        </w:rPr>
        <w:t>（四）甲乙双方按照有关规定缴存住房公积金，其中乙方应缴存的部分由甲方每个月从其工资中代扣代缴；甲方侵害乙方住房公积金合法权益的，按照《住房公积金管理条例》等有关规定处理。</w:t>
      </w:r>
    </w:p>
    <w:p>
      <w:pPr>
        <w:adjustRightInd w:val="0"/>
        <w:snapToGrid w:val="0"/>
        <w:spacing w:beforeLines="0" w:afterLines="0" w:line="600" w:lineRule="exact"/>
        <w:ind w:firstLine="560"/>
        <w:jc w:val="left"/>
        <w:rPr>
          <w:rFonts w:hint="eastAsia" w:ascii="黑体" w:hAnsi="黑体" w:eastAsia="黑体"/>
          <w:color w:val="000000"/>
          <w:sz w:val="30"/>
          <w:szCs w:val="30"/>
          <w:highlight w:val="none"/>
        </w:rPr>
      </w:pPr>
      <w:r>
        <w:rPr>
          <w:rFonts w:hint="eastAsia" w:ascii="黑体" w:hAnsi="黑体" w:eastAsia="黑体"/>
          <w:color w:val="000000"/>
          <w:sz w:val="30"/>
          <w:szCs w:val="30"/>
          <w:highlight w:val="none"/>
        </w:rPr>
        <w:t>六、劳动保护、劳动条件和职业危害防护</w:t>
      </w:r>
    </w:p>
    <w:p>
      <w:pPr>
        <w:adjustRightInd w:val="0"/>
        <w:snapToGrid w:val="0"/>
        <w:spacing w:beforeLines="0" w:afterLines="0" w:line="600" w:lineRule="exact"/>
        <w:ind w:firstLine="592" w:firstLineChars="200"/>
        <w:rPr>
          <w:rFonts w:hint="eastAsia" w:ascii="仿宋_GB2312" w:hAnsi="仿宋_GB2312" w:eastAsia="仿宋_GB2312" w:cs="仿宋_GB2312"/>
          <w:color w:val="000000"/>
          <w:sz w:val="30"/>
          <w:szCs w:val="30"/>
          <w:highlight w:val="none"/>
        </w:rPr>
      </w:pPr>
      <w:r>
        <w:rPr>
          <w:rFonts w:hint="eastAsia" w:ascii="仿宋_GB2312" w:eastAsia="仿宋_GB2312"/>
          <w:color w:val="000000"/>
          <w:sz w:val="30"/>
          <w:highlight w:val="none"/>
        </w:rPr>
        <w:t>（一）</w:t>
      </w:r>
      <w:r>
        <w:rPr>
          <w:rFonts w:hint="eastAsia" w:ascii="仿宋_GB2312" w:hAnsi="仿宋_GB2312" w:eastAsia="仿宋_GB2312" w:cs="仿宋_GB2312"/>
          <w:color w:val="000000"/>
          <w:sz w:val="30"/>
          <w:szCs w:val="30"/>
          <w:highlight w:val="none"/>
        </w:rPr>
        <w:t>甲方应当严格执行劳动安全卫生相关法律法规规定，落实国家关于女职工、未成年工的特殊保护规定，建立健全劳动安全卫生制度，对乙方进行劳动安全卫生教育和操作规程培训，为乙方提供必要的安全防护设施和劳动保护用品，努力改善劳动条件，减少职业危害。乙方从事接触职业病危害作业的，甲方应依法告知乙方工作过程中可能产生的职业病危害及其后果</w:t>
      </w:r>
      <w:r>
        <w:rPr>
          <w:rFonts w:hint="eastAsia" w:ascii="仿宋_GB2312" w:hAnsi="仿宋_GB2312" w:eastAsia="仿宋_GB2312" w:cs="仿宋_GB2312"/>
          <w:color w:val="000000"/>
          <w:sz w:val="30"/>
          <w:szCs w:val="30"/>
          <w:highlight w:val="none"/>
          <w:lang w:eastAsia="zh-CN"/>
        </w:rPr>
        <w:t>、</w:t>
      </w:r>
      <w:r>
        <w:rPr>
          <w:rFonts w:hint="eastAsia" w:ascii="方正仿宋_GBK" w:hAnsi="方正仿宋_GBK" w:eastAsia="方正仿宋_GBK" w:cs="方正仿宋_GBK"/>
          <w:i w:val="0"/>
          <w:caps w:val="0"/>
          <w:spacing w:val="0"/>
          <w:kern w:val="2"/>
          <w:sz w:val="32"/>
          <w:szCs w:val="32"/>
          <w:shd w:val="clear" w:color="auto" w:fill="auto"/>
          <w:lang w:val="en-US" w:eastAsia="zh-CN" w:bidi="ar"/>
        </w:rPr>
        <w:t>职业病防护措施和待遇，并在第十二点中写明。</w:t>
      </w:r>
      <w:r>
        <w:rPr>
          <w:rFonts w:hint="eastAsia" w:ascii="仿宋_GB2312" w:hAnsi="仿宋_GB2312" w:eastAsia="仿宋_GB2312" w:cs="仿宋_GB2312"/>
          <w:color w:val="000000"/>
          <w:sz w:val="30"/>
          <w:szCs w:val="30"/>
          <w:highlight w:val="none"/>
        </w:rPr>
        <w:t>在乙方上岗前、在岗期间和离岗时对乙方进行职业健康检查。</w:t>
      </w:r>
    </w:p>
    <w:p>
      <w:pPr>
        <w:adjustRightInd w:val="0"/>
        <w:snapToGrid w:val="0"/>
        <w:spacing w:beforeLines="0" w:afterLines="0" w:line="600" w:lineRule="exact"/>
        <w:ind w:firstLine="592" w:firstLineChars="200"/>
        <w:rPr>
          <w:rFonts w:hint="eastAsia" w:ascii="仿宋_GB2312" w:hAnsi="仿宋_GB2312" w:eastAsia="仿宋_GB2312" w:cs="仿宋_GB2312"/>
          <w:color w:val="000000"/>
          <w:sz w:val="30"/>
          <w:szCs w:val="30"/>
          <w:highlight w:val="none"/>
        </w:rPr>
      </w:pPr>
      <w:r>
        <w:rPr>
          <w:rFonts w:hint="eastAsia" w:ascii="仿宋_GB2312" w:hAnsi="仿宋_GB2312" w:eastAsia="仿宋_GB2312" w:cs="仿宋_GB2312"/>
          <w:color w:val="000000"/>
          <w:sz w:val="30"/>
          <w:szCs w:val="30"/>
          <w:highlight w:val="none"/>
          <w:lang w:eastAsia="zh-CN"/>
        </w:rPr>
        <w:t>（二）</w:t>
      </w:r>
      <w:r>
        <w:rPr>
          <w:rFonts w:hint="eastAsia" w:ascii="仿宋_GB2312" w:hAnsi="仿宋_GB2312" w:eastAsia="仿宋_GB2312" w:cs="仿宋_GB2312"/>
          <w:color w:val="000000"/>
          <w:sz w:val="30"/>
          <w:szCs w:val="30"/>
          <w:highlight w:val="none"/>
        </w:rPr>
        <w:t>甲方应对乙方进行工作岗位所必需的培训。乙方应主动学习，积极参加甲方组织的培训，提高职业技能。</w:t>
      </w:r>
    </w:p>
    <w:p>
      <w:pPr>
        <w:adjustRightInd w:val="0"/>
        <w:snapToGrid w:val="0"/>
        <w:spacing w:beforeLines="0" w:afterLines="0" w:line="600" w:lineRule="exact"/>
        <w:ind w:firstLine="592" w:firstLineChars="200"/>
        <w:rPr>
          <w:rFonts w:hint="eastAsia" w:ascii="仿宋_GB2312" w:hAnsi="仿宋_GB2312" w:eastAsia="仿宋_GB2312" w:cs="仿宋_GB2312"/>
          <w:color w:val="000000"/>
          <w:sz w:val="30"/>
          <w:szCs w:val="30"/>
          <w:highlight w:val="none"/>
        </w:rPr>
      </w:pPr>
      <w:r>
        <w:rPr>
          <w:rFonts w:hint="eastAsia" w:ascii="仿宋_GB2312" w:hAnsi="仿宋_GB2312" w:eastAsia="仿宋_GB2312" w:cs="仿宋_GB2312"/>
          <w:color w:val="000000"/>
          <w:sz w:val="30"/>
          <w:szCs w:val="30"/>
          <w:highlight w:val="none"/>
          <w:lang w:eastAsia="zh-CN"/>
        </w:rPr>
        <w:t>（三）</w:t>
      </w:r>
      <w:r>
        <w:rPr>
          <w:rFonts w:hint="eastAsia" w:ascii="仿宋_GB2312" w:hAnsi="仿宋_GB2312" w:eastAsia="仿宋_GB2312" w:cs="仿宋_GB2312"/>
          <w:color w:val="000000"/>
          <w:sz w:val="30"/>
          <w:szCs w:val="30"/>
          <w:highlight w:val="none"/>
        </w:rPr>
        <w:t>乙方应当严格遵守安全操作规程，不违章作业。乙方对甲方管理人员违章指挥、强令冒险作业，有权拒绝执行。</w:t>
      </w:r>
    </w:p>
    <w:p>
      <w:pPr>
        <w:adjustRightInd w:val="0"/>
        <w:snapToGrid w:val="0"/>
        <w:spacing w:beforeLines="0" w:afterLines="0" w:line="600" w:lineRule="exact"/>
        <w:ind w:firstLine="581" w:firstLineChars="196"/>
        <w:rPr>
          <w:rFonts w:hint="eastAsia" w:ascii="仿宋_GB2312" w:eastAsia="仿宋_GB2312"/>
          <w:color w:val="000000"/>
          <w:sz w:val="30"/>
          <w:szCs w:val="20"/>
          <w:highlight w:val="none"/>
        </w:rPr>
      </w:pPr>
      <w:r>
        <w:rPr>
          <w:rFonts w:hint="eastAsia" w:ascii="仿宋_GB2312" w:eastAsia="仿宋_GB2312"/>
          <w:color w:val="000000"/>
          <w:sz w:val="30"/>
          <w:szCs w:val="20"/>
          <w:highlight w:val="none"/>
        </w:rPr>
        <w:t>（</w:t>
      </w:r>
      <w:r>
        <w:rPr>
          <w:rFonts w:hint="eastAsia" w:ascii="仿宋_GB2312" w:eastAsia="仿宋_GB2312"/>
          <w:color w:val="000000"/>
          <w:sz w:val="30"/>
          <w:szCs w:val="20"/>
          <w:highlight w:val="none"/>
          <w:lang w:eastAsia="zh-CN"/>
        </w:rPr>
        <w:t>四</w:t>
      </w:r>
      <w:r>
        <w:rPr>
          <w:rFonts w:hint="eastAsia" w:ascii="仿宋_GB2312" w:eastAsia="仿宋_GB2312"/>
          <w:color w:val="000000"/>
          <w:sz w:val="30"/>
          <w:szCs w:val="20"/>
          <w:highlight w:val="none"/>
        </w:rPr>
        <w:t>）</w:t>
      </w:r>
      <w:r>
        <w:rPr>
          <w:rFonts w:hint="eastAsia" w:ascii="仿宋_GB2312" w:eastAsia="仿宋_GB2312"/>
          <w:color w:val="000000"/>
          <w:sz w:val="30"/>
          <w:highlight w:val="none"/>
        </w:rPr>
        <w:t>台风黄色、橙色、红色或者暴雨红色预警信号生效期间，除必需在岗的工作人员外，甲方应当根据工作地点、工作性质、防灾避灾需要等情况安排乙方推迟上班、提前下班或者停工，并为在岗或因天气原因滞留单位的乙方提供必要的避险措施。</w:t>
      </w:r>
    </w:p>
    <w:p>
      <w:pPr>
        <w:adjustRightInd w:val="0"/>
        <w:snapToGrid w:val="0"/>
        <w:spacing w:beforeLines="0" w:afterLines="0" w:line="600" w:lineRule="exact"/>
        <w:ind w:firstLine="560"/>
        <w:jc w:val="left"/>
        <w:rPr>
          <w:rFonts w:hint="eastAsia" w:ascii="黑体" w:hAnsi="黑体" w:eastAsia="黑体"/>
          <w:color w:val="000000"/>
          <w:sz w:val="30"/>
          <w:szCs w:val="30"/>
          <w:highlight w:val="none"/>
        </w:rPr>
      </w:pPr>
      <w:r>
        <w:rPr>
          <w:rFonts w:hint="eastAsia" w:ascii="黑体" w:hAnsi="黑体" w:eastAsia="黑体"/>
          <w:color w:val="000000"/>
          <w:sz w:val="30"/>
          <w:szCs w:val="30"/>
          <w:highlight w:val="none"/>
        </w:rPr>
        <w:t>七、劳动合同的变更、解除、终止</w:t>
      </w:r>
    </w:p>
    <w:p>
      <w:pPr>
        <w:adjustRightInd w:val="0"/>
        <w:snapToGrid w:val="0"/>
        <w:spacing w:beforeLines="0" w:afterLines="0" w:line="600" w:lineRule="exact"/>
        <w:ind w:firstLine="560"/>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（一）符合《劳动合同法》规定的条件或者经甲、乙双方协商一致，可以变更劳动合同的相关内容或者解除固定期限合同、无固定期限合同和以完成一定工作任务为期限合同。</w:t>
      </w:r>
    </w:p>
    <w:p>
      <w:pPr>
        <w:adjustRightInd w:val="0"/>
        <w:snapToGrid w:val="0"/>
        <w:spacing w:beforeLines="0" w:afterLines="0" w:line="600" w:lineRule="exact"/>
        <w:ind w:firstLine="560"/>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（二）变更劳动合同，双方应当签订变更后的劳动合同或者《变更劳动合同协议书》作为本合同的附件。</w:t>
      </w:r>
    </w:p>
    <w:p>
      <w:pPr>
        <w:adjustRightInd w:val="0"/>
        <w:snapToGrid w:val="0"/>
        <w:spacing w:beforeLines="0" w:afterLines="0" w:line="600" w:lineRule="exact"/>
        <w:ind w:firstLine="592" w:firstLineChars="200"/>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（三）《劳动合同法》规定的终止条件出现，终止本劳动合同。</w:t>
      </w:r>
    </w:p>
    <w:p>
      <w:pPr>
        <w:adjustRightInd w:val="0"/>
        <w:snapToGrid w:val="0"/>
        <w:spacing w:beforeLines="0" w:afterLines="0" w:line="600" w:lineRule="exact"/>
        <w:ind w:firstLine="592" w:firstLineChars="200"/>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（四）甲方应当在解除或者终止劳动合同时出具解除或者终止劳动合同的证明，并在十五日内为乙方办理档案和社会保险关系转移手续；乙方应当按照双方约定，办理工作交接。</w:t>
      </w:r>
    </w:p>
    <w:p>
      <w:pPr>
        <w:adjustRightInd w:val="0"/>
        <w:snapToGrid w:val="0"/>
        <w:spacing w:beforeLines="0" w:afterLines="0" w:line="600" w:lineRule="exact"/>
        <w:ind w:firstLine="560"/>
        <w:jc w:val="left"/>
        <w:rPr>
          <w:rFonts w:hint="eastAsia" w:ascii="黑体" w:hAnsi="黑体" w:eastAsia="黑体"/>
          <w:color w:val="000000"/>
          <w:sz w:val="30"/>
          <w:szCs w:val="30"/>
          <w:highlight w:val="none"/>
        </w:rPr>
      </w:pPr>
      <w:r>
        <w:rPr>
          <w:rFonts w:hint="eastAsia" w:ascii="黑体" w:hAnsi="黑体" w:eastAsia="黑体"/>
          <w:color w:val="000000"/>
          <w:sz w:val="30"/>
          <w:szCs w:val="30"/>
          <w:highlight w:val="none"/>
        </w:rPr>
        <w:t>八、经济补偿金、医疗补助费的发放</w:t>
      </w:r>
    </w:p>
    <w:p>
      <w:pPr>
        <w:adjustRightInd w:val="0"/>
        <w:snapToGrid w:val="0"/>
        <w:spacing w:beforeLines="0" w:afterLines="0" w:line="600" w:lineRule="exact"/>
        <w:ind w:firstLine="560"/>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解除或者终止本合同，经济补偿金、医疗补助费等发放按《劳动合同法》和国家、省、市有关规定执行。</w:t>
      </w:r>
    </w:p>
    <w:p>
      <w:pPr>
        <w:adjustRightInd w:val="0"/>
        <w:snapToGrid w:val="0"/>
        <w:spacing w:beforeLines="0" w:afterLines="0" w:line="600" w:lineRule="exact"/>
        <w:ind w:firstLine="594"/>
        <w:jc w:val="left"/>
        <w:rPr>
          <w:rFonts w:hint="eastAsia" w:ascii="黑体" w:hAnsi="黑体" w:eastAsia="黑体"/>
          <w:color w:val="000000"/>
          <w:sz w:val="30"/>
          <w:szCs w:val="30"/>
          <w:highlight w:val="none"/>
        </w:rPr>
      </w:pPr>
      <w:r>
        <w:rPr>
          <w:rFonts w:hint="eastAsia" w:ascii="黑体" w:hAnsi="黑体" w:eastAsia="黑体"/>
          <w:color w:val="000000"/>
          <w:sz w:val="30"/>
          <w:szCs w:val="30"/>
          <w:highlight w:val="none"/>
        </w:rPr>
        <w:t>九、通知和送达</w:t>
      </w:r>
    </w:p>
    <w:p>
      <w:pPr>
        <w:adjustRightInd w:val="0"/>
        <w:snapToGrid w:val="0"/>
        <w:spacing w:beforeLines="0" w:afterLines="0" w:line="600" w:lineRule="exact"/>
        <w:ind w:firstLine="592" w:firstLineChars="200"/>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甲乙双方在本合同履行过程中相互发出或者提供的所有通知、文件、文书、资料等，均可以当面交付或以本合同所列明的通讯地址履行送达义务。一方如果迁址或变更电话，应当及时书面通知另一方。</w:t>
      </w:r>
    </w:p>
    <w:p>
      <w:pPr>
        <w:adjustRightInd w:val="0"/>
        <w:snapToGrid w:val="0"/>
        <w:spacing w:beforeLines="0" w:afterLines="0" w:line="600" w:lineRule="exact"/>
        <w:ind w:firstLine="594"/>
        <w:jc w:val="left"/>
        <w:rPr>
          <w:rFonts w:hint="eastAsia" w:ascii="黑体" w:hAnsi="黑体" w:eastAsia="黑体"/>
          <w:color w:val="000000"/>
          <w:sz w:val="30"/>
          <w:szCs w:val="30"/>
          <w:highlight w:val="none"/>
        </w:rPr>
      </w:pPr>
      <w:r>
        <w:rPr>
          <w:rFonts w:hint="eastAsia" w:ascii="黑体" w:hAnsi="黑体" w:eastAsia="黑体"/>
          <w:color w:val="000000"/>
          <w:sz w:val="30"/>
          <w:szCs w:val="30"/>
          <w:highlight w:val="none"/>
        </w:rPr>
        <w:t>十、因履行本合同发生纠纷的解决办法</w:t>
      </w:r>
    </w:p>
    <w:p>
      <w:pPr>
        <w:adjustRightInd w:val="0"/>
        <w:snapToGrid w:val="0"/>
        <w:spacing w:beforeLines="0" w:afterLines="0" w:line="600" w:lineRule="exact"/>
        <w:ind w:firstLine="560"/>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乙方认为甲方侵害自己合法权益的，可以先向甲方提出，或者向甲方工会反映，寻求解决。双方因履行本合同发生争议，应当先协商解决；协商不成的，可向甲方劳动争议调解委员会或者其他基层调解组织申请调解，或者向甲方所在地的劳动争议仲裁委员会申请仲裁。</w:t>
      </w:r>
    </w:p>
    <w:p>
      <w:pPr>
        <w:pStyle w:val="3"/>
        <w:adjustRightInd w:val="0"/>
        <w:snapToGrid w:val="0"/>
        <w:spacing w:beforeLines="0" w:afterLines="0" w:line="600" w:lineRule="exact"/>
        <w:ind w:firstLine="592"/>
        <w:rPr>
          <w:rFonts w:hint="eastAsia" w:ascii="黑体" w:hAnsi="黑体" w:eastAsia="黑体"/>
          <w:color w:val="000000"/>
          <w:sz w:val="30"/>
          <w:szCs w:val="30"/>
          <w:highlight w:val="none"/>
        </w:rPr>
      </w:pPr>
      <w:r>
        <w:rPr>
          <w:rFonts w:hint="eastAsia" w:ascii="黑体" w:hAnsi="黑体" w:eastAsia="黑体"/>
          <w:color w:val="000000"/>
          <w:sz w:val="30"/>
          <w:szCs w:val="30"/>
          <w:highlight w:val="none"/>
        </w:rPr>
        <w:t>十一、本合同的条款与国家、省、市的新颁布的法律、法规、规章不符的，按新的法律、法规、规章执行。</w:t>
      </w:r>
    </w:p>
    <w:p>
      <w:pPr>
        <w:adjustRightInd w:val="0"/>
        <w:snapToGrid w:val="0"/>
        <w:spacing w:beforeLines="0" w:afterLines="0" w:line="600" w:lineRule="exact"/>
        <w:ind w:firstLine="560"/>
        <w:jc w:val="left"/>
        <w:rPr>
          <w:rFonts w:hint="eastAsia" w:ascii="黑体" w:hAnsi="黑体" w:eastAsia="黑体"/>
          <w:color w:val="000000"/>
          <w:sz w:val="30"/>
          <w:szCs w:val="30"/>
          <w:highlight w:val="none"/>
        </w:rPr>
      </w:pPr>
      <w:r>
        <w:rPr>
          <w:rFonts w:hint="eastAsia" w:ascii="黑体" w:hAnsi="黑体" w:eastAsia="黑体"/>
          <w:color w:val="000000"/>
          <w:sz w:val="30"/>
          <w:szCs w:val="30"/>
          <w:highlight w:val="none"/>
        </w:rPr>
        <w:t>十二、其他事项</w:t>
      </w:r>
    </w:p>
    <w:p>
      <w:pPr>
        <w:adjustRightInd w:val="0"/>
        <w:snapToGrid w:val="0"/>
        <w:spacing w:beforeLines="0" w:afterLines="0" w:line="600" w:lineRule="exact"/>
        <w:jc w:val="left"/>
        <w:rPr>
          <w:rFonts w:hint="eastAsia" w:ascii="仿宋_GB2312" w:eastAsia="仿宋_GB2312"/>
          <w:color w:val="000000"/>
          <w:sz w:val="30"/>
          <w:szCs w:val="30"/>
          <w:highlight w:val="none"/>
          <w:u w:val="single"/>
        </w:rPr>
      </w:pPr>
      <w:r>
        <w:rPr>
          <w:rFonts w:hint="eastAsia" w:ascii="仿宋_GB2312" w:eastAsia="仿宋_GB2312"/>
          <w:color w:val="000000"/>
          <w:sz w:val="30"/>
          <w:szCs w:val="30"/>
          <w:highlight w:val="none"/>
          <w:u w:val="single"/>
        </w:rPr>
        <w:t xml:space="preserve">                                                                </w:t>
      </w:r>
    </w:p>
    <w:p>
      <w:pPr>
        <w:adjustRightInd w:val="0"/>
        <w:snapToGrid w:val="0"/>
        <w:spacing w:beforeLines="0" w:afterLines="0" w:line="600" w:lineRule="exact"/>
        <w:jc w:val="left"/>
        <w:rPr>
          <w:rFonts w:hint="eastAsia" w:ascii="仿宋_GB2312" w:eastAsia="仿宋_GB2312"/>
          <w:color w:val="000000"/>
          <w:sz w:val="28"/>
          <w:highlight w:val="none"/>
          <w:u w:val="single"/>
        </w:rPr>
      </w:pP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28"/>
          <w:highlight w:val="none"/>
          <w:u w:val="single"/>
        </w:rPr>
        <w:t xml:space="preserve">  </w:t>
      </w:r>
    </w:p>
    <w:p>
      <w:pPr>
        <w:adjustRightInd w:val="0"/>
        <w:snapToGrid w:val="0"/>
        <w:spacing w:beforeLines="0" w:afterLines="0" w:line="600" w:lineRule="exact"/>
        <w:jc w:val="left"/>
        <w:rPr>
          <w:rFonts w:hint="eastAsia" w:ascii="仿宋_GB2312" w:eastAsia="仿宋_GB2312"/>
          <w:color w:val="000000"/>
          <w:sz w:val="28"/>
          <w:highlight w:val="none"/>
          <w:u w:val="single"/>
        </w:rPr>
      </w:pPr>
      <w:r>
        <w:rPr>
          <w:rFonts w:hint="eastAsia" w:ascii="仿宋_GB2312" w:eastAsia="仿宋_GB2312"/>
          <w:color w:val="000000"/>
          <w:sz w:val="28"/>
          <w:highlight w:val="none"/>
          <w:u w:val="single"/>
        </w:rPr>
        <w:t xml:space="preserve">                                                                </w:t>
      </w:r>
    </w:p>
    <w:p>
      <w:pPr>
        <w:adjustRightInd w:val="0"/>
        <w:snapToGrid w:val="0"/>
        <w:spacing w:beforeLines="0" w:afterLines="0" w:line="600" w:lineRule="exact"/>
        <w:jc w:val="left"/>
        <w:rPr>
          <w:rFonts w:hint="eastAsia" w:ascii="仿宋_GB2312" w:eastAsia="仿宋_GB2312"/>
          <w:color w:val="000000"/>
          <w:sz w:val="28"/>
          <w:highlight w:val="none"/>
          <w:u w:val="single"/>
        </w:rPr>
      </w:pPr>
      <w:r>
        <w:rPr>
          <w:rFonts w:hint="eastAsia" w:ascii="仿宋_GB2312" w:eastAsia="仿宋_GB2312"/>
          <w:color w:val="000000"/>
          <w:sz w:val="28"/>
          <w:highlight w:val="none"/>
          <w:u w:val="single"/>
        </w:rPr>
        <w:t xml:space="preserve">                                                                </w:t>
      </w:r>
    </w:p>
    <w:p>
      <w:pPr>
        <w:adjustRightInd w:val="0"/>
        <w:snapToGrid w:val="0"/>
        <w:spacing w:beforeLines="0" w:afterLines="0" w:line="600" w:lineRule="exact"/>
        <w:jc w:val="left"/>
        <w:rPr>
          <w:rFonts w:hint="eastAsia" w:ascii="仿宋_GB2312" w:eastAsia="仿宋_GB2312"/>
          <w:color w:val="000000"/>
          <w:sz w:val="28"/>
          <w:highlight w:val="none"/>
          <w:u w:val="single"/>
        </w:rPr>
      </w:pPr>
      <w:r>
        <w:rPr>
          <w:rFonts w:hint="eastAsia" w:ascii="仿宋_GB2312" w:eastAsia="仿宋_GB2312"/>
          <w:color w:val="000000"/>
          <w:sz w:val="28"/>
          <w:highlight w:val="none"/>
          <w:u w:val="single"/>
        </w:rPr>
        <w:t xml:space="preserve">                                                                </w:t>
      </w:r>
    </w:p>
    <w:p>
      <w:pPr>
        <w:adjustRightInd w:val="0"/>
        <w:snapToGrid w:val="0"/>
        <w:spacing w:beforeLines="0" w:afterLines="0" w:line="600" w:lineRule="exact"/>
        <w:jc w:val="left"/>
        <w:rPr>
          <w:rFonts w:hint="eastAsia" w:ascii="仿宋_GB2312" w:eastAsia="仿宋_GB2312"/>
          <w:color w:val="000000"/>
          <w:sz w:val="28"/>
          <w:highlight w:val="none"/>
          <w:u w:val="single"/>
        </w:rPr>
      </w:pPr>
      <w:r>
        <w:rPr>
          <w:rFonts w:hint="eastAsia" w:ascii="仿宋_GB2312" w:eastAsia="仿宋_GB2312"/>
          <w:color w:val="000000"/>
          <w:sz w:val="28"/>
          <w:highlight w:val="none"/>
          <w:u w:val="single"/>
        </w:rPr>
        <w:t xml:space="preserve">                                                                </w:t>
      </w:r>
    </w:p>
    <w:p>
      <w:pPr>
        <w:adjustRightInd w:val="0"/>
        <w:snapToGrid w:val="0"/>
        <w:spacing w:beforeLines="0" w:afterLines="0" w:line="600" w:lineRule="exact"/>
        <w:jc w:val="left"/>
        <w:rPr>
          <w:rFonts w:hint="eastAsia" w:ascii="仿宋_GB2312" w:eastAsia="仿宋_GB2312"/>
          <w:color w:val="000000"/>
          <w:sz w:val="28"/>
          <w:highlight w:val="none"/>
          <w:u w:val="single"/>
        </w:rPr>
      </w:pPr>
      <w:r>
        <w:rPr>
          <w:rFonts w:hint="eastAsia" w:ascii="仿宋_GB2312" w:eastAsia="仿宋_GB2312"/>
          <w:color w:val="000000"/>
          <w:sz w:val="28"/>
          <w:highlight w:val="none"/>
          <w:u w:val="single"/>
        </w:rPr>
        <w:t xml:space="preserve">                                                                                                                                </w:t>
      </w:r>
    </w:p>
    <w:p>
      <w:pPr>
        <w:adjustRightInd w:val="0"/>
        <w:snapToGrid w:val="0"/>
        <w:spacing w:beforeLines="0" w:afterLines="0" w:line="600" w:lineRule="exact"/>
        <w:jc w:val="left"/>
        <w:rPr>
          <w:rFonts w:hint="eastAsia" w:ascii="仿宋_GB2312" w:eastAsia="仿宋_GB2312"/>
          <w:color w:val="000000"/>
          <w:sz w:val="28"/>
          <w:highlight w:val="none"/>
          <w:u w:val="single"/>
        </w:rPr>
      </w:pPr>
      <w:r>
        <w:rPr>
          <w:rFonts w:hint="eastAsia" w:ascii="仿宋_GB2312" w:eastAsia="仿宋_GB2312"/>
          <w:color w:val="000000"/>
          <w:sz w:val="28"/>
          <w:highlight w:val="none"/>
          <w:u w:val="single"/>
        </w:rPr>
        <w:t xml:space="preserve">                                                                </w:t>
      </w:r>
    </w:p>
    <w:p>
      <w:pPr>
        <w:adjustRightInd w:val="0"/>
        <w:snapToGrid w:val="0"/>
        <w:spacing w:beforeLines="0" w:afterLines="0" w:line="600" w:lineRule="exact"/>
        <w:jc w:val="left"/>
        <w:rPr>
          <w:rFonts w:hint="eastAsia" w:ascii="仿宋_GB2312" w:eastAsia="仿宋_GB2312"/>
          <w:color w:val="000000"/>
          <w:sz w:val="28"/>
          <w:highlight w:val="none"/>
          <w:u w:val="single"/>
        </w:rPr>
      </w:pPr>
      <w:r>
        <w:rPr>
          <w:rFonts w:hint="eastAsia" w:ascii="仿宋_GB2312" w:eastAsia="仿宋_GB2312"/>
          <w:color w:val="000000"/>
          <w:sz w:val="28"/>
          <w:highlight w:val="none"/>
          <w:u w:val="single"/>
        </w:rPr>
        <w:t xml:space="preserve">                                                                </w:t>
      </w:r>
    </w:p>
    <w:p>
      <w:pPr>
        <w:adjustRightInd w:val="0"/>
        <w:snapToGrid w:val="0"/>
        <w:spacing w:beforeLines="0" w:afterLines="0" w:line="600" w:lineRule="exact"/>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 xml:space="preserve">    本合同（含附件）一式两份，双方各执一份，均具有同等法律效力。</w:t>
      </w:r>
    </w:p>
    <w:p>
      <w:pPr>
        <w:adjustRightInd w:val="0"/>
        <w:snapToGrid w:val="0"/>
        <w:spacing w:beforeLines="0" w:afterLines="0" w:line="600" w:lineRule="exact"/>
        <w:ind w:firstLine="198"/>
        <w:jc w:val="left"/>
        <w:rPr>
          <w:rFonts w:hint="eastAsia" w:ascii="仿宋_GB2312" w:eastAsia="仿宋_GB2312"/>
          <w:color w:val="000000"/>
          <w:sz w:val="30"/>
          <w:szCs w:val="30"/>
          <w:highlight w:val="none"/>
        </w:rPr>
      </w:pPr>
    </w:p>
    <w:p>
      <w:pPr>
        <w:adjustRightInd w:val="0"/>
        <w:snapToGrid w:val="0"/>
        <w:spacing w:beforeLines="0" w:afterLines="0" w:line="600" w:lineRule="exact"/>
        <w:jc w:val="left"/>
        <w:rPr>
          <w:rFonts w:hint="eastAsia" w:ascii="仿宋_GB2312" w:eastAsia="仿宋_GB2312"/>
          <w:color w:val="000000"/>
          <w:sz w:val="28"/>
          <w:highlight w:val="none"/>
        </w:rPr>
      </w:pPr>
    </w:p>
    <w:p>
      <w:pPr>
        <w:adjustRightInd w:val="0"/>
        <w:snapToGrid w:val="0"/>
        <w:spacing w:beforeLines="0" w:afterLines="0" w:line="600" w:lineRule="exact"/>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甲方：（盖章）                      乙方：（签名）</w:t>
      </w:r>
    </w:p>
    <w:p>
      <w:pPr>
        <w:adjustRightInd w:val="0"/>
        <w:snapToGrid w:val="0"/>
        <w:spacing w:beforeLines="0" w:afterLines="0" w:line="600" w:lineRule="exact"/>
        <w:jc w:val="left"/>
        <w:rPr>
          <w:rFonts w:hint="eastAsia" w:ascii="仿宋_GB2312" w:eastAsia="仿宋_GB2312"/>
          <w:color w:val="000000"/>
          <w:sz w:val="30"/>
          <w:szCs w:val="30"/>
          <w:highlight w:val="none"/>
        </w:rPr>
      </w:pPr>
    </w:p>
    <w:p>
      <w:pPr>
        <w:adjustRightInd w:val="0"/>
        <w:snapToGrid w:val="0"/>
        <w:spacing w:beforeLines="0" w:afterLines="0" w:line="600" w:lineRule="exact"/>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rPr>
        <w:t>法定代表人</w:t>
      </w:r>
    </w:p>
    <w:p>
      <w:pPr>
        <w:adjustRightInd w:val="0"/>
        <w:snapToGrid w:val="0"/>
        <w:spacing w:beforeLines="0" w:afterLines="0" w:line="600" w:lineRule="exact"/>
        <w:jc w:val="left"/>
        <w:rPr>
          <w:rFonts w:hint="eastAsia" w:ascii="仿宋_GB2312" w:eastAsia="仿宋_GB2312"/>
          <w:color w:val="000000"/>
          <w:sz w:val="30"/>
          <w:szCs w:val="30"/>
          <w:highlight w:val="none"/>
          <w:u w:val="single"/>
        </w:rPr>
      </w:pPr>
      <w:r>
        <w:rPr>
          <w:rFonts w:hint="eastAsia" w:ascii="仿宋_GB2312" w:eastAsia="仿宋_GB2312"/>
          <w:color w:val="000000"/>
          <w:sz w:val="30"/>
          <w:szCs w:val="30"/>
          <w:highlight w:val="none"/>
        </w:rPr>
        <w:t>（委托代理人）：</w:t>
      </w:r>
      <w:r>
        <w:rPr>
          <w:rFonts w:hint="eastAsia" w:ascii="仿宋_GB2312" w:eastAsia="仿宋_GB2312"/>
          <w:color w:val="000000"/>
          <w:sz w:val="30"/>
          <w:szCs w:val="30"/>
          <w:highlight w:val="none"/>
          <w:u w:val="single"/>
        </w:rPr>
        <w:t xml:space="preserve">            </w:t>
      </w:r>
    </w:p>
    <w:p>
      <w:pPr>
        <w:adjustRightInd w:val="0"/>
        <w:snapToGrid w:val="0"/>
        <w:spacing w:beforeLines="0" w:afterLines="0" w:line="600" w:lineRule="exact"/>
        <w:jc w:val="left"/>
        <w:rPr>
          <w:rFonts w:hint="eastAsia" w:ascii="仿宋_GB2312" w:eastAsia="仿宋_GB2312"/>
          <w:color w:val="000000"/>
          <w:sz w:val="30"/>
          <w:szCs w:val="30"/>
          <w:highlight w:val="none"/>
          <w:u w:val="single"/>
        </w:rPr>
      </w:pPr>
    </w:p>
    <w:p>
      <w:pPr>
        <w:adjustRightInd w:val="0"/>
        <w:snapToGrid w:val="0"/>
        <w:spacing w:beforeLines="0" w:afterLines="0" w:line="600" w:lineRule="exact"/>
        <w:jc w:val="left"/>
        <w:rPr>
          <w:rFonts w:hint="eastAsia" w:ascii="仿宋_GB2312" w:eastAsia="仿宋_GB2312"/>
          <w:color w:val="000000"/>
          <w:sz w:val="30"/>
          <w:szCs w:val="30"/>
          <w:highlight w:val="none"/>
        </w:rPr>
      </w:pP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年</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月</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 xml:space="preserve">日              </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年</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月</w:t>
      </w:r>
      <w:r>
        <w:rPr>
          <w:rFonts w:hint="eastAsia" w:ascii="仿宋_GB2312" w:eastAsia="仿宋_GB2312"/>
          <w:color w:val="000000"/>
          <w:sz w:val="30"/>
          <w:szCs w:val="30"/>
          <w:highlight w:val="none"/>
          <w:u w:val="single"/>
        </w:rPr>
        <w:t xml:space="preserve">    </w:t>
      </w:r>
      <w:r>
        <w:rPr>
          <w:rFonts w:hint="eastAsia" w:ascii="仿宋_GB2312" w:eastAsia="仿宋_GB2312"/>
          <w:color w:val="000000"/>
          <w:sz w:val="30"/>
          <w:szCs w:val="30"/>
          <w:highlight w:val="none"/>
        </w:rPr>
        <w:t xml:space="preserve">日  </w:t>
      </w:r>
    </w:p>
    <w:p>
      <w:pPr>
        <w:ind w:firstLine="2180" w:firstLineChars="500"/>
        <w:rPr>
          <w:rFonts w:hint="eastAsia"/>
          <w:b/>
          <w:bCs/>
          <w:color w:val="000000"/>
          <w:sz w:val="44"/>
          <w:szCs w:val="44"/>
          <w:highlight w:val="none"/>
        </w:rPr>
      </w:pPr>
    </w:p>
    <w:p>
      <w:pPr>
        <w:ind w:firstLine="2180" w:firstLineChars="500"/>
        <w:rPr>
          <w:rFonts w:hint="eastAsia"/>
          <w:b/>
          <w:bCs/>
          <w:color w:val="000000"/>
          <w:sz w:val="44"/>
          <w:szCs w:val="44"/>
          <w:highlight w:val="none"/>
        </w:rPr>
      </w:pPr>
    </w:p>
    <w:p>
      <w:pPr>
        <w:ind w:firstLine="2180" w:firstLineChars="500"/>
        <w:rPr>
          <w:rFonts w:hint="eastAsia"/>
          <w:b/>
          <w:bCs/>
          <w:color w:val="000000"/>
          <w:sz w:val="44"/>
          <w:szCs w:val="44"/>
          <w:highlight w:val="none"/>
        </w:rPr>
      </w:pPr>
    </w:p>
    <w:p>
      <w:pPr>
        <w:ind w:firstLine="2180" w:firstLineChars="500"/>
        <w:rPr>
          <w:rFonts w:hint="eastAsia"/>
          <w:b/>
          <w:bCs/>
          <w:color w:val="000000"/>
          <w:sz w:val="44"/>
          <w:szCs w:val="44"/>
          <w:highlight w:val="none"/>
        </w:rPr>
      </w:pPr>
    </w:p>
    <w:p>
      <w:pPr>
        <w:rPr>
          <w:color w:val="000000"/>
          <w:highlight w:val="none"/>
        </w:rPr>
      </w:pPr>
    </w:p>
    <w:sectPr>
      <w:footerReference r:id="rId3" w:type="default"/>
      <w:footerReference r:id="rId4" w:type="even"/>
      <w:pgSz w:w="11906" w:h="16838"/>
      <w:pgMar w:top="2098" w:right="1531" w:bottom="1474" w:left="1531" w:header="850" w:footer="992" w:gutter="0"/>
      <w:pgNumType w:fmt="decimal" w:start="2"/>
      <w:cols w:space="720" w:num="1"/>
      <w:docGrid w:type="linesAndChars" w:linePitch="605" w:charSpace="-8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楷体简体">
    <w:panose1 w:val="02000000000000000000"/>
    <w:charset w:val="86"/>
    <w:family w:val="auto"/>
    <w:pitch w:val="default"/>
    <w:sig w:usb0="A00002BF" w:usb1="184F6CFA" w:usb2="00000012"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wordWrap w:val="0"/>
      <w:jc w:val="right"/>
      <w:rPr>
        <w:rFonts w:hint="default"/>
        <w:lang w:val="en-US"/>
      </w:rPr>
    </w:pPr>
    <w:r>
      <w:rPr>
        <w:rFonts w:ascii="Times New Roman" w:hAnsi="Times New Roman"/>
        <w:sz w:val="28"/>
        <w:szCs w:val="28"/>
      </w:rPr>
      <w:t>—</w:t>
    </w:r>
    <w:r>
      <w:rPr>
        <w:rFonts w:ascii="Times New Roman" w:hAnsi="Times New Roman"/>
        <w:spacing w:val="-28"/>
        <w:sz w:val="28"/>
        <w:szCs w:val="28"/>
      </w:rPr>
      <w:t xml:space="preserve">  </w:t>
    </w:r>
    <w:r>
      <w:rPr>
        <w:rFonts w:ascii="Times New Roman" w:hAnsi="Times New Roman"/>
        <w:spacing w:val="-28"/>
        <w:sz w:val="28"/>
        <w:szCs w:val="28"/>
      </w:rPr>
      <w:fldChar w:fldCharType="begin"/>
    </w:r>
    <w:r>
      <w:rPr>
        <w:rFonts w:ascii="Times New Roman" w:hAnsi="Times New Roman"/>
        <w:spacing w:val="-28"/>
        <w:sz w:val="28"/>
        <w:szCs w:val="28"/>
      </w:rPr>
      <w:instrText xml:space="preserve"> PAGE   \* MERGEFORMAT </w:instrText>
    </w:r>
    <w:r>
      <w:rPr>
        <w:rFonts w:ascii="Times New Roman" w:hAnsi="Times New Roman"/>
        <w:spacing w:val="-28"/>
        <w:sz w:val="28"/>
        <w:szCs w:val="28"/>
      </w:rPr>
      <w:fldChar w:fldCharType="separate"/>
    </w:r>
    <w:r>
      <w:rPr>
        <w:rFonts w:ascii="Times New Roman" w:hAnsi="Times New Roman"/>
        <w:spacing w:val="-28"/>
        <w:sz w:val="28"/>
        <w:szCs w:val="28"/>
        <w:lang w:val="zh-CN"/>
      </w:rPr>
      <w:t>1</w:t>
    </w:r>
    <w:r>
      <w:rPr>
        <w:rFonts w:ascii="Times New Roman" w:hAnsi="Times New Roman"/>
        <w:spacing w:val="-28"/>
        <w:sz w:val="28"/>
        <w:szCs w:val="28"/>
      </w:rPr>
      <w:fldChar w:fldCharType="end"/>
    </w:r>
    <w:r>
      <w:rPr>
        <w:rFonts w:ascii="Times New Roman" w:hAnsi="Times New Roman"/>
        <w:spacing w:val="-28"/>
        <w:sz w:val="28"/>
        <w:szCs w:val="28"/>
      </w:rPr>
      <w:t xml:space="preserve">  </w:t>
    </w:r>
    <w:r>
      <w:rPr>
        <w:rFonts w:ascii="Times New Roman" w:hAnsi="Times New Roman"/>
        <w:sz w:val="28"/>
        <w:szCs w:val="28"/>
      </w:rPr>
      <w:t>—</w:t>
    </w:r>
    <w:r>
      <w:rPr>
        <w:rFonts w:hint="eastAsia" w:ascii="Times New Roman" w:hAnsi="Times New Roman"/>
        <w:sz w:val="28"/>
        <w:szCs w:val="28"/>
        <w:lang w:val="en-US"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280" w:firstLineChars="100"/>
    </w:pPr>
    <w:r>
      <w:rPr>
        <w:rFonts w:ascii="Times New Roman" w:hAnsi="Times New Roman"/>
        <w:sz w:val="28"/>
        <w:szCs w:val="28"/>
      </w:rPr>
      <w:t>—</w:t>
    </w:r>
    <w:r>
      <w:rPr>
        <w:rFonts w:ascii="Times New Roman" w:hAnsi="Times New Roman"/>
        <w:spacing w:val="-28"/>
        <w:sz w:val="28"/>
        <w:szCs w:val="28"/>
      </w:rPr>
      <w:t xml:space="preserve">  </w:t>
    </w:r>
    <w:r>
      <w:rPr>
        <w:rFonts w:ascii="Times New Roman" w:hAnsi="Times New Roman"/>
        <w:spacing w:val="-28"/>
        <w:sz w:val="28"/>
        <w:szCs w:val="28"/>
      </w:rPr>
      <w:fldChar w:fldCharType="begin"/>
    </w:r>
    <w:r>
      <w:rPr>
        <w:rFonts w:ascii="Times New Roman" w:hAnsi="Times New Roman"/>
        <w:spacing w:val="-28"/>
        <w:sz w:val="28"/>
        <w:szCs w:val="28"/>
      </w:rPr>
      <w:instrText xml:space="preserve"> PAGE   \* MERGEFORMAT </w:instrText>
    </w:r>
    <w:r>
      <w:rPr>
        <w:rFonts w:ascii="Times New Roman" w:hAnsi="Times New Roman"/>
        <w:spacing w:val="-28"/>
        <w:sz w:val="28"/>
        <w:szCs w:val="28"/>
      </w:rPr>
      <w:fldChar w:fldCharType="separate"/>
    </w:r>
    <w:r>
      <w:rPr>
        <w:rFonts w:ascii="Times New Roman" w:hAnsi="Times New Roman"/>
        <w:spacing w:val="-28"/>
        <w:sz w:val="28"/>
        <w:szCs w:val="28"/>
        <w:lang w:val="zh-CN"/>
      </w:rPr>
      <w:t>1</w:t>
    </w:r>
    <w:r>
      <w:rPr>
        <w:rFonts w:ascii="Times New Roman" w:hAnsi="Times New Roman"/>
        <w:spacing w:val="-28"/>
        <w:sz w:val="28"/>
        <w:szCs w:val="28"/>
      </w:rPr>
      <w:fldChar w:fldCharType="end"/>
    </w:r>
    <w:r>
      <w:rPr>
        <w:rFonts w:ascii="Times New Roman" w:hAnsi="Times New Roman"/>
        <w:spacing w:val="-28"/>
        <w:sz w:val="28"/>
        <w:szCs w:val="28"/>
      </w:rPr>
      <w:t xml:space="preserve">  </w:t>
    </w:r>
    <w:r>
      <w:rPr>
        <w:rFonts w:ascii="Times New Roman" w:hAnsi="Times New Roman"/>
        <w:sz w:val="28"/>
        <w:szCs w:val="28"/>
      </w:rPr>
      <w:t>—</w: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aire">
    <w15:presenceInfo w15:providerId="None" w15:userId="Clai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trackRevisions w:val="1"/>
  <w:documentProtection w:enforcement="0"/>
  <w:defaultTabStop w:val="420"/>
  <w:hyphenationZone w:val="360"/>
  <w:evenAndOddHeaders w:val="1"/>
  <w:drawingGridHorizontalSpacing w:val="158"/>
  <w:drawingGridVerticalSpacing w:val="605"/>
  <w:displayHorizontalDrawingGridEvery w:val="0"/>
  <w:displayVerticalDrawingGridEvery w:val="1"/>
  <w:characterSpacingControl w:val="compressPunctuation"/>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43D"/>
    <w:rsid w:val="0018757F"/>
    <w:rsid w:val="001C752D"/>
    <w:rsid w:val="002E6F41"/>
    <w:rsid w:val="003259CE"/>
    <w:rsid w:val="00532097"/>
    <w:rsid w:val="00606280"/>
    <w:rsid w:val="00657A13"/>
    <w:rsid w:val="00705668"/>
    <w:rsid w:val="007D1D27"/>
    <w:rsid w:val="00AE32EC"/>
    <w:rsid w:val="00AE52C9"/>
    <w:rsid w:val="00C6443D"/>
    <w:rsid w:val="00DC03FB"/>
    <w:rsid w:val="00E4712A"/>
    <w:rsid w:val="00E757CD"/>
    <w:rsid w:val="00EF7295"/>
    <w:rsid w:val="00F13299"/>
    <w:rsid w:val="00F31C2F"/>
    <w:rsid w:val="00F774E1"/>
    <w:rsid w:val="00F95AB1"/>
    <w:rsid w:val="00FB2B91"/>
    <w:rsid w:val="03FA48F8"/>
    <w:rsid w:val="1BDE8EDD"/>
    <w:rsid w:val="33F54418"/>
    <w:rsid w:val="37AF9602"/>
    <w:rsid w:val="48337B25"/>
    <w:rsid w:val="77178274"/>
    <w:rsid w:val="7B560922"/>
    <w:rsid w:val="7F8F4ECF"/>
    <w:rsid w:val="7FF72ADB"/>
    <w:rsid w:val="BADF6871"/>
    <w:rsid w:val="BFD3BCCA"/>
    <w:rsid w:val="D5DFD35B"/>
    <w:rsid w:val="DBD968DD"/>
    <w:rsid w:val="DFFEF729"/>
    <w:rsid w:val="EFF7B5B2"/>
    <w:rsid w:val="F3DFD5ED"/>
    <w:rsid w:val="F4FFFB7F"/>
    <w:rsid w:val="F76F46C6"/>
    <w:rsid w:val="F97D01D7"/>
    <w:rsid w:val="FD5E47A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sz w:val="32"/>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2">
    <w:name w:val="Body Text Indent"/>
    <w:basedOn w:val="1"/>
    <w:link w:val="9"/>
    <w:uiPriority w:val="0"/>
    <w:pPr>
      <w:spacing w:after="120"/>
      <w:ind w:left="420" w:leftChars="200"/>
    </w:pPr>
    <w:rPr>
      <w:rFonts w:eastAsia="仿宋_GB2312"/>
      <w:color w:val="003300"/>
      <w:sz w:val="32"/>
      <w:szCs w:val="20"/>
    </w:rPr>
  </w:style>
  <w:style w:type="paragraph" w:styleId="3">
    <w:name w:val="Body Text Indent 2"/>
    <w:basedOn w:val="1"/>
    <w:link w:val="10"/>
    <w:uiPriority w:val="0"/>
    <w:pPr>
      <w:adjustRightInd w:val="0"/>
      <w:ind w:firstLine="560" w:firstLineChars="200"/>
      <w:jc w:val="left"/>
    </w:pPr>
    <w:rPr>
      <w:rFonts w:ascii="宋体" w:hAnsi="宋体"/>
      <w:sz w:val="28"/>
    </w:rPr>
  </w:style>
  <w:style w:type="paragraph" w:styleId="4">
    <w:name w:val="Balloon Text"/>
    <w:basedOn w:val="1"/>
    <w:link w:val="11"/>
    <w:uiPriority w:val="0"/>
    <w:rPr>
      <w:sz w:val="18"/>
      <w:szCs w:val="1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9">
    <w:name w:val="正文文本缩进 Char"/>
    <w:link w:val="2"/>
    <w:uiPriority w:val="0"/>
    <w:rPr>
      <w:rFonts w:eastAsia="仿宋_GB2312"/>
      <w:color w:val="003300"/>
      <w:kern w:val="2"/>
      <w:sz w:val="32"/>
    </w:rPr>
  </w:style>
  <w:style w:type="character" w:customStyle="1" w:styleId="10">
    <w:name w:val="正文文本缩进 2 Char"/>
    <w:link w:val="3"/>
    <w:uiPriority w:val="0"/>
    <w:rPr>
      <w:rFonts w:ascii="宋体" w:hAnsi="宋体"/>
      <w:kern w:val="2"/>
      <w:sz w:val="28"/>
      <w:szCs w:val="24"/>
    </w:rPr>
  </w:style>
  <w:style w:type="character" w:customStyle="1" w:styleId="11">
    <w:name w:val="批注框文本 Char"/>
    <w:link w:val="4"/>
    <w:uiPriority w:val="0"/>
    <w:rPr>
      <w:rFonts w:ascii="宋体" w:hAnsi="宋体"/>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toone</Company>
  <Pages>9</Pages>
  <Words>3365</Words>
  <Characters>3383</Characters>
  <Lines>40</Lines>
  <Paragraphs>11</Paragraphs>
  <TotalTime>2</TotalTime>
  <ScaleCrop>false</ScaleCrop>
  <LinksUpToDate>false</LinksUpToDate>
  <CharactersWithSpaces>5001</CharactersWithSpaces>
  <Application>WPS Office_11.8.2.8555_F1E327BC-269C-435d-A152-05C5408002CA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2017-11-02T18:01:00Z</dcterms:created>
  <dc:creator>超级管理员</dc:creator>
  <cp:lastModifiedBy>Claire</cp:lastModifiedBy>
  <dcterms:modified xsi:type="dcterms:W3CDTF">2026-05-28T16:03:33Z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2052-11.8.2.8555</vt:lpwstr>
  </property>
  <property fmtid="{D5CDD505-2E9C-101B-9397-08002B2CF9AE}" pid="3" name="ICV">
    <vt:lpwstr>0F23C9E7659D4E7BB2C7881EAA37C67D_13</vt:lpwstr>
  </property>
</Properties>
</file>